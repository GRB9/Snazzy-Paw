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D02E" w14:textId="7115A2D7" w:rsidR="000701BC" w:rsidRDefault="007441C8" w:rsidP="00BA51B1">
      <w:pPr>
        <w:jc w:val="center"/>
        <w:rPr>
          <w:rFonts w:ascii="Arial" w:hAnsi="Arial" w:cs="Arial"/>
          <w:b/>
          <w:bCs/>
          <w:sz w:val="20"/>
          <w:szCs w:val="20"/>
          <w:lang w:val="en-NZ"/>
        </w:rPr>
      </w:pPr>
      <w:r>
        <w:rPr>
          <w:rFonts w:ascii="Arial" w:hAnsi="Arial" w:cs="Arial"/>
          <w:b/>
          <w:bCs/>
          <w:sz w:val="20"/>
          <w:szCs w:val="20"/>
          <w:lang w:val="en-NZ"/>
        </w:rPr>
        <w:t>Shopping Cart</w:t>
      </w:r>
      <w:r w:rsidR="000701BC">
        <w:rPr>
          <w:rFonts w:ascii="Arial" w:hAnsi="Arial" w:cs="Arial"/>
          <w:b/>
          <w:bCs/>
          <w:sz w:val="20"/>
          <w:szCs w:val="20"/>
          <w:lang w:val="en-NZ"/>
        </w:rPr>
        <w:t xml:space="preserve"> Page</w:t>
      </w:r>
    </w:p>
    <w:p w14:paraId="159F6959" w14:textId="77777777" w:rsidR="003E5670" w:rsidRPr="003E5670" w:rsidRDefault="003E5670" w:rsidP="003E5670">
      <w:pPr>
        <w:spacing w:after="0"/>
        <w:rPr>
          <w:rFonts w:ascii="Arial" w:hAnsi="Arial" w:cs="Arial"/>
          <w:sz w:val="20"/>
          <w:szCs w:val="20"/>
        </w:rPr>
      </w:pPr>
      <w:r w:rsidRPr="00A5503C">
        <w:rPr>
          <w:rFonts w:ascii="Arial" w:hAnsi="Arial" w:cs="Arial"/>
          <w:color w:val="0000FF"/>
          <w:sz w:val="20"/>
          <w:szCs w:val="20"/>
        </w:rPr>
        <w:t>&lt;!DOCTYPE</w:t>
      </w:r>
      <w:r w:rsidRPr="003E5670">
        <w:rPr>
          <w:rFonts w:ascii="Arial" w:hAnsi="Arial" w:cs="Arial"/>
          <w:sz w:val="20"/>
          <w:szCs w:val="20"/>
        </w:rPr>
        <w:t xml:space="preserve"> </w:t>
      </w:r>
      <w:r w:rsidRPr="00A5503C">
        <w:rPr>
          <w:rFonts w:ascii="Arial" w:hAnsi="Arial" w:cs="Arial"/>
          <w:color w:val="660033"/>
          <w:sz w:val="20"/>
          <w:szCs w:val="20"/>
        </w:rPr>
        <w:t>html&gt;</w:t>
      </w:r>
    </w:p>
    <w:p w14:paraId="1F9935EE" w14:textId="29BCCC38" w:rsidR="003E5670" w:rsidRPr="003E5670" w:rsidRDefault="003E5670" w:rsidP="003E5670">
      <w:pPr>
        <w:spacing w:after="0"/>
        <w:rPr>
          <w:rFonts w:ascii="Arial" w:hAnsi="Arial" w:cs="Arial"/>
          <w:sz w:val="20"/>
          <w:szCs w:val="20"/>
        </w:rPr>
      </w:pPr>
      <w:r w:rsidRPr="003E5670">
        <w:rPr>
          <w:rFonts w:ascii="Arial" w:hAnsi="Arial" w:cs="Arial"/>
          <w:sz w:val="20"/>
          <w:szCs w:val="20"/>
        </w:rPr>
        <w:t>&lt;</w:t>
      </w:r>
      <w:r w:rsidRPr="00AD774C">
        <w:rPr>
          <w:rFonts w:ascii="Arial" w:hAnsi="Arial" w:cs="Arial"/>
          <w:color w:val="EE0000"/>
          <w:sz w:val="20"/>
          <w:szCs w:val="20"/>
        </w:rPr>
        <w:t>html</w:t>
      </w:r>
      <w:r w:rsidRPr="003E5670">
        <w:rPr>
          <w:rFonts w:ascii="Arial" w:hAnsi="Arial" w:cs="Arial"/>
          <w:sz w:val="20"/>
          <w:szCs w:val="20"/>
        </w:rPr>
        <w:t xml:space="preserve"> </w:t>
      </w:r>
      <w:r w:rsidRPr="00F439A2">
        <w:rPr>
          <w:rFonts w:ascii="Arial" w:hAnsi="Arial" w:cs="Arial"/>
          <w:color w:val="663300"/>
          <w:sz w:val="20"/>
          <w:szCs w:val="20"/>
        </w:rPr>
        <w:t>lang</w:t>
      </w:r>
      <w:r w:rsidRPr="003E5670">
        <w:rPr>
          <w:rFonts w:ascii="Arial" w:hAnsi="Arial" w:cs="Arial"/>
          <w:sz w:val="20"/>
          <w:szCs w:val="20"/>
        </w:rPr>
        <w:t>=</w:t>
      </w:r>
      <w:r w:rsidRPr="00703AA7">
        <w:rPr>
          <w:rFonts w:ascii="Arial" w:hAnsi="Arial" w:cs="Arial"/>
          <w:color w:val="00B050"/>
          <w:sz w:val="20"/>
          <w:szCs w:val="20"/>
        </w:rPr>
        <w:t>"</w:t>
      </w:r>
      <w:proofErr w:type="spellStart"/>
      <w:r w:rsidRPr="00703AA7">
        <w:rPr>
          <w:rFonts w:ascii="Arial" w:hAnsi="Arial" w:cs="Arial"/>
          <w:color w:val="00B050"/>
          <w:sz w:val="20"/>
          <w:szCs w:val="20"/>
        </w:rPr>
        <w:t>en</w:t>
      </w:r>
      <w:proofErr w:type="spellEnd"/>
      <w:r w:rsidRPr="00703AA7">
        <w:rPr>
          <w:rFonts w:ascii="Arial" w:hAnsi="Arial" w:cs="Arial"/>
          <w:color w:val="00B050"/>
          <w:sz w:val="20"/>
          <w:szCs w:val="20"/>
        </w:rPr>
        <w:t>"</w:t>
      </w:r>
      <w:r w:rsidRPr="003E5670">
        <w:rPr>
          <w:rFonts w:ascii="Arial" w:hAnsi="Arial" w:cs="Arial"/>
          <w:sz w:val="20"/>
          <w:szCs w:val="20"/>
        </w:rPr>
        <w:t>&gt;</w:t>
      </w:r>
    </w:p>
    <w:p w14:paraId="53B6A096" w14:textId="77777777" w:rsidR="003E5670" w:rsidRPr="003E5670" w:rsidRDefault="003E5670" w:rsidP="003E5670">
      <w:pPr>
        <w:spacing w:after="0"/>
        <w:rPr>
          <w:rFonts w:ascii="Arial" w:hAnsi="Arial" w:cs="Arial"/>
          <w:sz w:val="20"/>
          <w:szCs w:val="20"/>
        </w:rPr>
      </w:pPr>
      <w:r w:rsidRPr="003E5670">
        <w:rPr>
          <w:rFonts w:ascii="Arial" w:hAnsi="Arial" w:cs="Arial"/>
          <w:sz w:val="20"/>
          <w:szCs w:val="20"/>
        </w:rPr>
        <w:t>&lt;</w:t>
      </w:r>
      <w:r w:rsidRPr="00AD774C">
        <w:rPr>
          <w:rFonts w:ascii="Arial" w:hAnsi="Arial" w:cs="Arial"/>
          <w:color w:val="EE0000"/>
          <w:sz w:val="20"/>
          <w:szCs w:val="20"/>
        </w:rPr>
        <w:t>head</w:t>
      </w:r>
      <w:r w:rsidRPr="003E5670">
        <w:rPr>
          <w:rFonts w:ascii="Arial" w:hAnsi="Arial" w:cs="Arial"/>
          <w:sz w:val="20"/>
          <w:szCs w:val="20"/>
        </w:rPr>
        <w:t>&gt;</w:t>
      </w:r>
    </w:p>
    <w:p w14:paraId="203B6C04" w14:textId="59637F47" w:rsidR="003E5670" w:rsidRPr="003E5670" w:rsidRDefault="003E5670" w:rsidP="003E5670">
      <w:pPr>
        <w:spacing w:after="0"/>
        <w:rPr>
          <w:rFonts w:ascii="Arial" w:hAnsi="Arial" w:cs="Arial"/>
          <w:sz w:val="20"/>
          <w:szCs w:val="20"/>
        </w:rPr>
      </w:pPr>
      <w:r w:rsidRPr="003E5670">
        <w:rPr>
          <w:rFonts w:ascii="Arial" w:hAnsi="Arial" w:cs="Arial"/>
          <w:sz w:val="20"/>
          <w:szCs w:val="20"/>
        </w:rPr>
        <w:t xml:space="preserve">    &lt;</w:t>
      </w:r>
      <w:r w:rsidRPr="0096469F">
        <w:rPr>
          <w:rFonts w:ascii="Arial" w:hAnsi="Arial" w:cs="Arial"/>
          <w:color w:val="EE0000"/>
          <w:sz w:val="20"/>
          <w:szCs w:val="20"/>
        </w:rPr>
        <w:t>meta</w:t>
      </w:r>
      <w:r w:rsidRPr="003E5670">
        <w:rPr>
          <w:rFonts w:ascii="Arial" w:hAnsi="Arial" w:cs="Arial"/>
          <w:sz w:val="20"/>
          <w:szCs w:val="20"/>
        </w:rPr>
        <w:t xml:space="preserve"> </w:t>
      </w:r>
      <w:r w:rsidRPr="00250169">
        <w:rPr>
          <w:rFonts w:ascii="Arial" w:hAnsi="Arial" w:cs="Arial"/>
          <w:color w:val="80340D" w:themeColor="accent2" w:themeShade="80"/>
          <w:sz w:val="20"/>
          <w:szCs w:val="20"/>
        </w:rPr>
        <w:t>charset</w:t>
      </w:r>
      <w:r w:rsidRPr="003E5670">
        <w:rPr>
          <w:rFonts w:ascii="Arial" w:hAnsi="Arial" w:cs="Arial"/>
          <w:sz w:val="20"/>
          <w:szCs w:val="20"/>
        </w:rPr>
        <w:t>=</w:t>
      </w:r>
      <w:r w:rsidRPr="009429E1">
        <w:rPr>
          <w:rFonts w:ascii="Arial" w:hAnsi="Arial" w:cs="Arial"/>
          <w:color w:val="00B050"/>
          <w:sz w:val="20"/>
          <w:szCs w:val="20"/>
        </w:rPr>
        <w:t>"UTF-8"</w:t>
      </w:r>
      <w:r w:rsidRPr="003E5670">
        <w:rPr>
          <w:rFonts w:ascii="Arial" w:hAnsi="Arial" w:cs="Arial"/>
          <w:sz w:val="20"/>
          <w:szCs w:val="20"/>
        </w:rPr>
        <w:t>&gt;</w:t>
      </w:r>
    </w:p>
    <w:p w14:paraId="22ABA0E8" w14:textId="7650E23F" w:rsidR="003E5670" w:rsidRPr="003E5670" w:rsidRDefault="003E5670" w:rsidP="003E5670">
      <w:pPr>
        <w:spacing w:after="0"/>
        <w:rPr>
          <w:rFonts w:ascii="Arial" w:hAnsi="Arial" w:cs="Arial"/>
          <w:sz w:val="20"/>
          <w:szCs w:val="20"/>
        </w:rPr>
      </w:pPr>
      <w:r w:rsidRPr="003E5670">
        <w:rPr>
          <w:rFonts w:ascii="Arial" w:hAnsi="Arial" w:cs="Arial"/>
          <w:sz w:val="20"/>
          <w:szCs w:val="20"/>
        </w:rPr>
        <w:t xml:space="preserve">    &lt;</w:t>
      </w:r>
      <w:r w:rsidRPr="0096469F">
        <w:rPr>
          <w:rFonts w:ascii="Arial" w:hAnsi="Arial" w:cs="Arial"/>
          <w:color w:val="EE0000"/>
          <w:sz w:val="20"/>
          <w:szCs w:val="20"/>
        </w:rPr>
        <w:t>meta</w:t>
      </w:r>
      <w:r w:rsidRPr="003E5670">
        <w:rPr>
          <w:rFonts w:ascii="Arial" w:hAnsi="Arial" w:cs="Arial"/>
          <w:sz w:val="20"/>
          <w:szCs w:val="20"/>
        </w:rPr>
        <w:t xml:space="preserve"> </w:t>
      </w:r>
      <w:r w:rsidRPr="00250169">
        <w:rPr>
          <w:rFonts w:ascii="Arial" w:hAnsi="Arial" w:cs="Arial"/>
          <w:color w:val="80340D" w:themeColor="accent2" w:themeShade="80"/>
          <w:sz w:val="20"/>
          <w:szCs w:val="20"/>
        </w:rPr>
        <w:t>name</w:t>
      </w:r>
      <w:r w:rsidRPr="003E5670">
        <w:rPr>
          <w:rFonts w:ascii="Arial" w:hAnsi="Arial" w:cs="Arial"/>
          <w:sz w:val="20"/>
          <w:szCs w:val="20"/>
        </w:rPr>
        <w:t>=</w:t>
      </w:r>
      <w:r w:rsidRPr="00256BC7">
        <w:rPr>
          <w:rFonts w:ascii="Arial" w:hAnsi="Arial" w:cs="Arial"/>
          <w:color w:val="00B050"/>
          <w:sz w:val="20"/>
          <w:szCs w:val="20"/>
        </w:rPr>
        <w:t>"viewport"</w:t>
      </w:r>
      <w:r w:rsidRPr="00AB1E94">
        <w:rPr>
          <w:rFonts w:ascii="Arial" w:hAnsi="Arial" w:cs="Arial"/>
          <w:color w:val="660033"/>
          <w:sz w:val="20"/>
          <w:szCs w:val="20"/>
        </w:rPr>
        <w:t>content</w:t>
      </w:r>
      <w:r w:rsidRPr="003E5670">
        <w:rPr>
          <w:rFonts w:ascii="Arial" w:hAnsi="Arial" w:cs="Arial"/>
          <w:sz w:val="20"/>
          <w:szCs w:val="20"/>
        </w:rPr>
        <w:t>=</w:t>
      </w:r>
      <w:r w:rsidRPr="007E2B6A">
        <w:rPr>
          <w:rFonts w:ascii="Arial" w:hAnsi="Arial" w:cs="Arial"/>
          <w:color w:val="00B050"/>
          <w:sz w:val="20"/>
          <w:szCs w:val="20"/>
        </w:rPr>
        <w:t>"width=device-width, initial-scale=1.0"</w:t>
      </w:r>
      <w:r w:rsidRPr="003E5670">
        <w:rPr>
          <w:rFonts w:ascii="Arial" w:hAnsi="Arial" w:cs="Arial"/>
          <w:sz w:val="20"/>
          <w:szCs w:val="20"/>
        </w:rPr>
        <w:t>&gt;</w:t>
      </w:r>
    </w:p>
    <w:p w14:paraId="2D48BAC0" w14:textId="77777777" w:rsidR="003E5670" w:rsidRPr="003E5670" w:rsidRDefault="003E5670" w:rsidP="003E5670">
      <w:pPr>
        <w:spacing w:after="0"/>
        <w:rPr>
          <w:rFonts w:ascii="Arial" w:hAnsi="Arial" w:cs="Arial"/>
          <w:sz w:val="20"/>
          <w:szCs w:val="20"/>
        </w:rPr>
      </w:pPr>
      <w:r w:rsidRPr="003E5670">
        <w:rPr>
          <w:rFonts w:ascii="Arial" w:hAnsi="Arial" w:cs="Arial"/>
          <w:sz w:val="20"/>
          <w:szCs w:val="20"/>
        </w:rPr>
        <w:t xml:space="preserve">    &lt;</w:t>
      </w:r>
      <w:r w:rsidRPr="0096469F">
        <w:rPr>
          <w:rFonts w:ascii="Arial" w:hAnsi="Arial" w:cs="Arial"/>
          <w:color w:val="EE0000"/>
          <w:sz w:val="20"/>
          <w:szCs w:val="20"/>
        </w:rPr>
        <w:t>title</w:t>
      </w:r>
      <w:r w:rsidRPr="003E5670">
        <w:rPr>
          <w:rFonts w:ascii="Arial" w:hAnsi="Arial" w:cs="Arial"/>
          <w:sz w:val="20"/>
          <w:szCs w:val="20"/>
        </w:rPr>
        <w:t>&gt;Shopping Cart&lt;/</w:t>
      </w:r>
      <w:r w:rsidRPr="008C4343">
        <w:rPr>
          <w:rFonts w:ascii="Arial" w:hAnsi="Arial" w:cs="Arial"/>
          <w:color w:val="EE0000"/>
          <w:sz w:val="20"/>
          <w:szCs w:val="20"/>
        </w:rPr>
        <w:t>title</w:t>
      </w:r>
      <w:r w:rsidRPr="003E5670">
        <w:rPr>
          <w:rFonts w:ascii="Arial" w:hAnsi="Arial" w:cs="Arial"/>
          <w:sz w:val="20"/>
          <w:szCs w:val="20"/>
        </w:rPr>
        <w:t>&gt;</w:t>
      </w:r>
    </w:p>
    <w:p w14:paraId="5A3122C0" w14:textId="1C7A4FF0" w:rsidR="003E5670" w:rsidRPr="003E5670" w:rsidRDefault="003E5670" w:rsidP="003E5670">
      <w:pPr>
        <w:spacing w:after="0"/>
        <w:rPr>
          <w:rFonts w:ascii="Arial" w:hAnsi="Arial" w:cs="Arial"/>
          <w:sz w:val="20"/>
          <w:szCs w:val="20"/>
        </w:rPr>
      </w:pPr>
      <w:r w:rsidRPr="003E5670">
        <w:rPr>
          <w:rFonts w:ascii="Arial" w:hAnsi="Arial" w:cs="Arial"/>
          <w:sz w:val="20"/>
          <w:szCs w:val="20"/>
        </w:rPr>
        <w:t xml:space="preserve">    &lt;</w:t>
      </w:r>
      <w:r w:rsidRPr="00DF1AAB">
        <w:rPr>
          <w:rFonts w:ascii="Arial" w:hAnsi="Arial" w:cs="Arial"/>
          <w:color w:val="EE0000"/>
          <w:sz w:val="20"/>
          <w:szCs w:val="20"/>
        </w:rPr>
        <w:t>link</w:t>
      </w:r>
      <w:r w:rsidRPr="003E5670">
        <w:rPr>
          <w:rFonts w:ascii="Arial" w:hAnsi="Arial" w:cs="Arial"/>
          <w:sz w:val="20"/>
          <w:szCs w:val="20"/>
        </w:rPr>
        <w:t xml:space="preserve"> </w:t>
      </w:r>
      <w:r w:rsidRPr="00B959E2">
        <w:rPr>
          <w:rFonts w:ascii="Arial" w:hAnsi="Arial" w:cs="Arial"/>
          <w:color w:val="660033"/>
          <w:sz w:val="20"/>
          <w:szCs w:val="20"/>
        </w:rPr>
        <w:t>rel</w:t>
      </w:r>
      <w:r w:rsidRPr="003E5670">
        <w:rPr>
          <w:rFonts w:ascii="Arial" w:hAnsi="Arial" w:cs="Arial"/>
          <w:sz w:val="20"/>
          <w:szCs w:val="20"/>
        </w:rPr>
        <w:t>=</w:t>
      </w:r>
      <w:r w:rsidRPr="00B55B1F">
        <w:rPr>
          <w:rFonts w:ascii="Arial" w:hAnsi="Arial" w:cs="Arial"/>
          <w:color w:val="00CC00"/>
          <w:sz w:val="20"/>
          <w:szCs w:val="20"/>
        </w:rPr>
        <w:t>"stylesheet"</w:t>
      </w:r>
      <w:r w:rsidRPr="00B959E2">
        <w:rPr>
          <w:rFonts w:ascii="Arial" w:hAnsi="Arial" w:cs="Arial"/>
          <w:color w:val="660033"/>
          <w:sz w:val="20"/>
          <w:szCs w:val="20"/>
        </w:rPr>
        <w:t>href</w:t>
      </w:r>
      <w:r w:rsidRPr="003E5670">
        <w:rPr>
          <w:rFonts w:ascii="Arial" w:hAnsi="Arial" w:cs="Arial"/>
          <w:sz w:val="20"/>
          <w:szCs w:val="20"/>
        </w:rPr>
        <w:t>=</w:t>
      </w:r>
      <w:r w:rsidRPr="00077045">
        <w:rPr>
          <w:rFonts w:ascii="Arial" w:hAnsi="Arial" w:cs="Arial"/>
          <w:color w:val="00CC00"/>
          <w:sz w:val="20"/>
          <w:szCs w:val="20"/>
        </w:rPr>
        <w:t>"styles.css"</w:t>
      </w:r>
      <w:r w:rsidRPr="003E5670">
        <w:rPr>
          <w:rFonts w:ascii="Arial" w:hAnsi="Arial" w:cs="Arial"/>
          <w:sz w:val="20"/>
          <w:szCs w:val="20"/>
        </w:rPr>
        <w:t xml:space="preserve">&gt; </w:t>
      </w:r>
    </w:p>
    <w:p w14:paraId="2A0F1923" w14:textId="77777777" w:rsidR="003E5670" w:rsidRPr="003E5670" w:rsidRDefault="003E5670" w:rsidP="003E5670">
      <w:pPr>
        <w:spacing w:after="0"/>
        <w:rPr>
          <w:rFonts w:ascii="Arial" w:hAnsi="Arial" w:cs="Arial"/>
          <w:sz w:val="20"/>
          <w:szCs w:val="20"/>
        </w:rPr>
      </w:pPr>
      <w:r w:rsidRPr="003E5670">
        <w:rPr>
          <w:rFonts w:ascii="Arial" w:hAnsi="Arial" w:cs="Arial"/>
          <w:sz w:val="20"/>
          <w:szCs w:val="20"/>
        </w:rPr>
        <w:t>&lt;/</w:t>
      </w:r>
      <w:r w:rsidRPr="00DF1AAB">
        <w:rPr>
          <w:rFonts w:ascii="Arial" w:hAnsi="Arial" w:cs="Arial"/>
          <w:color w:val="EE0000"/>
          <w:sz w:val="20"/>
          <w:szCs w:val="20"/>
        </w:rPr>
        <w:t>head</w:t>
      </w:r>
      <w:r w:rsidRPr="003E5670">
        <w:rPr>
          <w:rFonts w:ascii="Arial" w:hAnsi="Arial" w:cs="Arial"/>
          <w:sz w:val="20"/>
          <w:szCs w:val="20"/>
        </w:rPr>
        <w:t>&gt;</w:t>
      </w:r>
    </w:p>
    <w:p w14:paraId="55BFF430" w14:textId="20441115" w:rsidR="008A5FA0" w:rsidRDefault="003E5670" w:rsidP="003E5670">
      <w:pPr>
        <w:spacing w:after="0"/>
        <w:rPr>
          <w:rFonts w:ascii="Arial" w:hAnsi="Arial" w:cs="Arial"/>
          <w:sz w:val="20"/>
          <w:szCs w:val="20"/>
        </w:rPr>
      </w:pPr>
      <w:r w:rsidRPr="003E5670">
        <w:rPr>
          <w:rFonts w:ascii="Arial" w:hAnsi="Arial" w:cs="Arial"/>
          <w:sz w:val="20"/>
          <w:szCs w:val="20"/>
        </w:rPr>
        <w:t>&lt;</w:t>
      </w:r>
      <w:r w:rsidRPr="00BC0919">
        <w:rPr>
          <w:rFonts w:ascii="Arial" w:hAnsi="Arial" w:cs="Arial"/>
          <w:color w:val="EE0000"/>
          <w:sz w:val="20"/>
          <w:szCs w:val="20"/>
        </w:rPr>
        <w:t>body</w:t>
      </w:r>
      <w:r w:rsidRPr="003E5670">
        <w:rPr>
          <w:rFonts w:ascii="Arial" w:hAnsi="Arial" w:cs="Arial"/>
          <w:sz w:val="20"/>
          <w:szCs w:val="20"/>
        </w:rPr>
        <w:t>&gt;</w:t>
      </w:r>
    </w:p>
    <w:p w14:paraId="34BDEDCD" w14:textId="77777777" w:rsidR="00FD7167" w:rsidRDefault="00FD7167" w:rsidP="003E5670">
      <w:pPr>
        <w:spacing w:after="0"/>
        <w:rPr>
          <w:rFonts w:ascii="Arial" w:hAnsi="Arial" w:cs="Arial"/>
          <w:sz w:val="20"/>
          <w:szCs w:val="20"/>
        </w:rPr>
      </w:pPr>
    </w:p>
    <w:p w14:paraId="43801B96" w14:textId="482FA874" w:rsidR="00EF3BA8" w:rsidRPr="00EF3BA8" w:rsidRDefault="00EF3BA8" w:rsidP="00EF3BA8">
      <w:pPr>
        <w:spacing w:after="0"/>
        <w:rPr>
          <w:rFonts w:ascii="Arial" w:hAnsi="Arial" w:cs="Arial"/>
          <w:sz w:val="20"/>
          <w:szCs w:val="20"/>
        </w:rPr>
      </w:pPr>
      <w:r w:rsidRPr="00EF3BA8">
        <w:rPr>
          <w:rFonts w:ascii="Arial" w:hAnsi="Arial" w:cs="Arial"/>
          <w:sz w:val="20"/>
          <w:szCs w:val="20"/>
        </w:rPr>
        <w:t>&lt;</w:t>
      </w:r>
      <w:r w:rsidRPr="009B7376">
        <w:rPr>
          <w:rFonts w:ascii="Arial" w:hAnsi="Arial" w:cs="Arial"/>
          <w:color w:val="EE0000"/>
          <w:sz w:val="20"/>
          <w:szCs w:val="20"/>
        </w:rPr>
        <w:t>header</w:t>
      </w:r>
      <w:r w:rsidRPr="00EF3BA8">
        <w:rPr>
          <w:rFonts w:ascii="Arial" w:hAnsi="Arial" w:cs="Arial"/>
          <w:sz w:val="20"/>
          <w:szCs w:val="20"/>
        </w:rPr>
        <w:t xml:space="preserve"> </w:t>
      </w:r>
      <w:r w:rsidRPr="00271D23">
        <w:rPr>
          <w:rFonts w:ascii="Arial" w:hAnsi="Arial" w:cs="Arial"/>
          <w:color w:val="80340D" w:themeColor="accent2" w:themeShade="80"/>
          <w:sz w:val="20"/>
          <w:szCs w:val="20"/>
        </w:rPr>
        <w:t>class</w:t>
      </w:r>
      <w:r w:rsidRPr="00EF3BA8">
        <w:rPr>
          <w:rFonts w:ascii="Arial" w:hAnsi="Arial" w:cs="Arial"/>
          <w:sz w:val="20"/>
          <w:szCs w:val="20"/>
        </w:rPr>
        <w:t>=</w:t>
      </w:r>
      <w:r w:rsidRPr="0007205D">
        <w:rPr>
          <w:rFonts w:ascii="Arial" w:hAnsi="Arial" w:cs="Arial"/>
          <w:color w:val="00CC00"/>
          <w:sz w:val="20"/>
          <w:szCs w:val="20"/>
        </w:rPr>
        <w:t>"header"</w:t>
      </w:r>
      <w:r w:rsidRPr="00EF3BA8">
        <w:rPr>
          <w:rFonts w:ascii="Arial" w:hAnsi="Arial" w:cs="Arial"/>
          <w:sz w:val="20"/>
          <w:szCs w:val="20"/>
        </w:rPr>
        <w:t>&gt;</w:t>
      </w:r>
    </w:p>
    <w:p w14:paraId="24AF2608" w14:textId="5EB27485" w:rsidR="00EF3BA8" w:rsidRPr="00EF3BA8" w:rsidRDefault="00EF3BA8" w:rsidP="00EF3BA8">
      <w:pPr>
        <w:spacing w:after="0"/>
        <w:rPr>
          <w:rFonts w:ascii="Arial" w:hAnsi="Arial" w:cs="Arial"/>
          <w:sz w:val="20"/>
          <w:szCs w:val="20"/>
        </w:rPr>
      </w:pPr>
      <w:r w:rsidRPr="00EF3BA8">
        <w:rPr>
          <w:rFonts w:ascii="Arial" w:hAnsi="Arial" w:cs="Arial"/>
          <w:sz w:val="20"/>
          <w:szCs w:val="20"/>
        </w:rPr>
        <w:t xml:space="preserve">    &lt;</w:t>
      </w:r>
      <w:r w:rsidRPr="009B1069">
        <w:rPr>
          <w:rFonts w:ascii="Arial" w:hAnsi="Arial" w:cs="Arial"/>
          <w:color w:val="EE0000"/>
          <w:sz w:val="20"/>
          <w:szCs w:val="20"/>
        </w:rPr>
        <w:t>div</w:t>
      </w:r>
      <w:r w:rsidRPr="00EF3BA8">
        <w:rPr>
          <w:rFonts w:ascii="Arial" w:hAnsi="Arial" w:cs="Arial"/>
          <w:sz w:val="20"/>
          <w:szCs w:val="20"/>
        </w:rPr>
        <w:t xml:space="preserve"> </w:t>
      </w:r>
      <w:r w:rsidRPr="00271D23">
        <w:rPr>
          <w:rFonts w:ascii="Arial" w:hAnsi="Arial" w:cs="Arial"/>
          <w:color w:val="80340D" w:themeColor="accent2" w:themeShade="80"/>
          <w:sz w:val="20"/>
          <w:szCs w:val="20"/>
        </w:rPr>
        <w:t>class</w:t>
      </w:r>
      <w:r w:rsidRPr="00EF3BA8">
        <w:rPr>
          <w:rFonts w:ascii="Arial" w:hAnsi="Arial" w:cs="Arial"/>
          <w:sz w:val="20"/>
          <w:szCs w:val="20"/>
        </w:rPr>
        <w:t>=</w:t>
      </w:r>
      <w:r w:rsidRPr="00462DC8">
        <w:rPr>
          <w:rFonts w:ascii="Arial" w:hAnsi="Arial" w:cs="Arial"/>
          <w:color w:val="00CC00"/>
          <w:sz w:val="20"/>
          <w:szCs w:val="20"/>
        </w:rPr>
        <w:t>"logo"</w:t>
      </w:r>
      <w:r w:rsidRPr="00EF3BA8">
        <w:rPr>
          <w:rFonts w:ascii="Arial" w:hAnsi="Arial" w:cs="Arial"/>
          <w:sz w:val="20"/>
          <w:szCs w:val="20"/>
        </w:rPr>
        <w:t>&gt;</w:t>
      </w:r>
    </w:p>
    <w:p w14:paraId="6E52C0E4" w14:textId="7141EABE" w:rsidR="00EF3BA8" w:rsidRPr="00EF3BA8" w:rsidRDefault="00EF3BA8" w:rsidP="00EF3BA8">
      <w:pPr>
        <w:spacing w:after="0"/>
        <w:rPr>
          <w:rFonts w:ascii="Arial" w:hAnsi="Arial" w:cs="Arial"/>
          <w:sz w:val="20"/>
          <w:szCs w:val="20"/>
        </w:rPr>
      </w:pPr>
      <w:r w:rsidRPr="00EF3BA8">
        <w:rPr>
          <w:rFonts w:ascii="Arial" w:hAnsi="Arial" w:cs="Arial"/>
          <w:sz w:val="20"/>
          <w:szCs w:val="20"/>
        </w:rPr>
        <w:t xml:space="preserve">        &lt;</w:t>
      </w:r>
      <w:r w:rsidRPr="003D2C3D">
        <w:rPr>
          <w:rFonts w:ascii="Arial" w:hAnsi="Arial" w:cs="Arial"/>
          <w:color w:val="EE0000"/>
          <w:sz w:val="20"/>
          <w:szCs w:val="20"/>
        </w:rPr>
        <w:t>img</w:t>
      </w:r>
      <w:r w:rsidRPr="00EF3BA8">
        <w:rPr>
          <w:rFonts w:ascii="Arial" w:hAnsi="Arial" w:cs="Arial"/>
          <w:sz w:val="20"/>
          <w:szCs w:val="20"/>
        </w:rPr>
        <w:t xml:space="preserve"> </w:t>
      </w:r>
      <w:r w:rsidRPr="000578FC">
        <w:rPr>
          <w:rFonts w:ascii="Arial" w:hAnsi="Arial" w:cs="Arial"/>
          <w:color w:val="80340D" w:themeColor="accent2" w:themeShade="80"/>
          <w:sz w:val="20"/>
          <w:szCs w:val="20"/>
        </w:rPr>
        <w:t>src</w:t>
      </w:r>
      <w:r w:rsidRPr="00EF3BA8">
        <w:rPr>
          <w:rFonts w:ascii="Arial" w:hAnsi="Arial" w:cs="Arial"/>
          <w:sz w:val="20"/>
          <w:szCs w:val="20"/>
        </w:rPr>
        <w:t>=</w:t>
      </w:r>
      <w:r w:rsidRPr="003F1BAE">
        <w:rPr>
          <w:rFonts w:ascii="Arial" w:hAnsi="Arial" w:cs="Arial"/>
          <w:color w:val="339933"/>
          <w:sz w:val="20"/>
          <w:szCs w:val="20"/>
        </w:rPr>
        <w:t>"logo.png"</w:t>
      </w:r>
      <w:r w:rsidRPr="000578FC">
        <w:rPr>
          <w:rFonts w:ascii="Arial" w:hAnsi="Arial" w:cs="Arial"/>
          <w:color w:val="80340D" w:themeColor="accent2" w:themeShade="80"/>
          <w:sz w:val="20"/>
          <w:szCs w:val="20"/>
        </w:rPr>
        <w:t>alt</w:t>
      </w:r>
      <w:r w:rsidRPr="00EF3BA8">
        <w:rPr>
          <w:rFonts w:ascii="Arial" w:hAnsi="Arial" w:cs="Arial"/>
          <w:sz w:val="20"/>
          <w:szCs w:val="20"/>
        </w:rPr>
        <w:t>=</w:t>
      </w:r>
      <w:r w:rsidRPr="003F1BAE">
        <w:rPr>
          <w:rFonts w:ascii="Arial" w:hAnsi="Arial" w:cs="Arial"/>
          <w:color w:val="339933"/>
          <w:sz w:val="20"/>
          <w:szCs w:val="20"/>
        </w:rPr>
        <w:t>"Logo"</w:t>
      </w:r>
      <w:r w:rsidRPr="00EF3BA8">
        <w:rPr>
          <w:rFonts w:ascii="Arial" w:hAnsi="Arial" w:cs="Arial"/>
          <w:sz w:val="20"/>
          <w:szCs w:val="20"/>
        </w:rPr>
        <w:t>&gt;</w:t>
      </w:r>
    </w:p>
    <w:p w14:paraId="61BA3B62" w14:textId="77BEEFAC" w:rsidR="00FD7167" w:rsidRDefault="00EF3BA8" w:rsidP="00EF3BA8">
      <w:pPr>
        <w:spacing w:after="0"/>
        <w:rPr>
          <w:rFonts w:ascii="Arial" w:hAnsi="Arial" w:cs="Arial"/>
          <w:sz w:val="20"/>
          <w:szCs w:val="20"/>
        </w:rPr>
      </w:pPr>
      <w:r w:rsidRPr="00EF3BA8">
        <w:rPr>
          <w:rFonts w:ascii="Arial" w:hAnsi="Arial" w:cs="Arial"/>
          <w:sz w:val="20"/>
          <w:szCs w:val="20"/>
        </w:rPr>
        <w:t xml:space="preserve">    &lt;/</w:t>
      </w:r>
      <w:r w:rsidRPr="003D2C3D">
        <w:rPr>
          <w:rFonts w:ascii="Arial" w:hAnsi="Arial" w:cs="Arial"/>
          <w:color w:val="EE0000"/>
          <w:sz w:val="20"/>
          <w:szCs w:val="20"/>
        </w:rPr>
        <w:t>div</w:t>
      </w:r>
      <w:r w:rsidRPr="00EF3BA8">
        <w:rPr>
          <w:rFonts w:ascii="Arial" w:hAnsi="Arial" w:cs="Arial"/>
          <w:sz w:val="20"/>
          <w:szCs w:val="20"/>
        </w:rPr>
        <w:t>&gt;</w:t>
      </w:r>
    </w:p>
    <w:p w14:paraId="4D775C75" w14:textId="77777777" w:rsidR="00FD7167" w:rsidRDefault="00FD7167" w:rsidP="003E5670">
      <w:pPr>
        <w:spacing w:after="0"/>
        <w:rPr>
          <w:rFonts w:ascii="Arial" w:hAnsi="Arial" w:cs="Arial"/>
          <w:sz w:val="20"/>
          <w:szCs w:val="20"/>
        </w:rPr>
      </w:pPr>
    </w:p>
    <w:p w14:paraId="3FCF86BE" w14:textId="34FD9F37" w:rsidR="00F87220" w:rsidRPr="00F87220" w:rsidRDefault="00F87220" w:rsidP="00F87220">
      <w:pPr>
        <w:spacing w:after="0"/>
        <w:rPr>
          <w:rFonts w:ascii="Arial" w:hAnsi="Arial" w:cs="Arial"/>
          <w:sz w:val="20"/>
          <w:szCs w:val="20"/>
        </w:rPr>
      </w:pPr>
      <w:r w:rsidRPr="00F87220">
        <w:rPr>
          <w:rFonts w:ascii="Arial" w:hAnsi="Arial" w:cs="Arial"/>
          <w:sz w:val="20"/>
          <w:szCs w:val="20"/>
        </w:rPr>
        <w:t xml:space="preserve">  &lt;</w:t>
      </w:r>
      <w:r w:rsidRPr="00B43AB9">
        <w:rPr>
          <w:rFonts w:ascii="Arial" w:hAnsi="Arial" w:cs="Arial"/>
          <w:color w:val="EE0000"/>
          <w:sz w:val="20"/>
          <w:szCs w:val="20"/>
        </w:rPr>
        <w:t>nav</w:t>
      </w:r>
      <w:r w:rsidRPr="00F87220">
        <w:rPr>
          <w:rFonts w:ascii="Arial" w:hAnsi="Arial" w:cs="Arial"/>
          <w:sz w:val="20"/>
          <w:szCs w:val="20"/>
        </w:rPr>
        <w:t xml:space="preserve"> </w:t>
      </w:r>
      <w:r w:rsidRPr="00546F8F">
        <w:rPr>
          <w:rFonts w:ascii="Arial" w:hAnsi="Arial" w:cs="Arial"/>
          <w:color w:val="663300"/>
          <w:sz w:val="20"/>
          <w:szCs w:val="20"/>
        </w:rPr>
        <w:t>class</w:t>
      </w:r>
      <w:r w:rsidRPr="00F87220">
        <w:rPr>
          <w:rFonts w:ascii="Arial" w:hAnsi="Arial" w:cs="Arial"/>
          <w:sz w:val="20"/>
          <w:szCs w:val="20"/>
        </w:rPr>
        <w:t>=</w:t>
      </w:r>
      <w:r w:rsidRPr="003F61F8">
        <w:rPr>
          <w:rFonts w:ascii="Arial" w:hAnsi="Arial" w:cs="Arial"/>
          <w:color w:val="00CC00"/>
          <w:sz w:val="20"/>
          <w:szCs w:val="20"/>
        </w:rPr>
        <w:t>"main-nav"</w:t>
      </w:r>
      <w:r w:rsidR="003F61F8" w:rsidRPr="003F61F8">
        <w:rPr>
          <w:rFonts w:ascii="Arial" w:hAnsi="Arial" w:cs="Arial"/>
          <w:color w:val="00CC00"/>
          <w:sz w:val="20"/>
          <w:szCs w:val="20"/>
        </w:rPr>
        <w:t xml:space="preserve"> </w:t>
      </w:r>
      <w:r w:rsidRPr="00F87220">
        <w:rPr>
          <w:rFonts w:ascii="Arial" w:hAnsi="Arial" w:cs="Arial"/>
          <w:sz w:val="20"/>
          <w:szCs w:val="20"/>
        </w:rPr>
        <w:t>&gt;</w:t>
      </w:r>
    </w:p>
    <w:p w14:paraId="1771097B" w14:textId="2C40E343" w:rsidR="00F87220" w:rsidRPr="00F87220" w:rsidRDefault="00F87220" w:rsidP="00F87220">
      <w:pPr>
        <w:spacing w:after="0"/>
        <w:rPr>
          <w:rFonts w:ascii="Arial" w:hAnsi="Arial" w:cs="Arial"/>
          <w:sz w:val="20"/>
          <w:szCs w:val="20"/>
        </w:rPr>
      </w:pPr>
      <w:r w:rsidRPr="00F87220">
        <w:rPr>
          <w:rFonts w:ascii="Arial" w:hAnsi="Arial" w:cs="Arial"/>
          <w:sz w:val="20"/>
          <w:szCs w:val="20"/>
        </w:rPr>
        <w:t xml:space="preserve">        &lt;</w:t>
      </w:r>
      <w:r w:rsidRPr="00B43AB9">
        <w:rPr>
          <w:rFonts w:ascii="Arial" w:hAnsi="Arial" w:cs="Arial"/>
          <w:color w:val="EE0000"/>
          <w:sz w:val="20"/>
          <w:szCs w:val="20"/>
        </w:rPr>
        <w:t>a</w:t>
      </w:r>
      <w:r w:rsidRPr="00F87220">
        <w:rPr>
          <w:rFonts w:ascii="Arial" w:hAnsi="Arial" w:cs="Arial"/>
          <w:sz w:val="20"/>
          <w:szCs w:val="20"/>
        </w:rPr>
        <w:t xml:space="preserve"> </w:t>
      </w:r>
      <w:r w:rsidRPr="00546F8F">
        <w:rPr>
          <w:rFonts w:ascii="Arial" w:hAnsi="Arial" w:cs="Arial"/>
          <w:color w:val="663300"/>
          <w:sz w:val="20"/>
          <w:szCs w:val="20"/>
        </w:rPr>
        <w:t>href</w:t>
      </w:r>
      <w:r w:rsidRPr="00F87220">
        <w:rPr>
          <w:rFonts w:ascii="Arial" w:hAnsi="Arial" w:cs="Arial"/>
          <w:sz w:val="20"/>
          <w:szCs w:val="20"/>
        </w:rPr>
        <w:t>=</w:t>
      </w:r>
      <w:r w:rsidRPr="00CA10F4">
        <w:rPr>
          <w:rFonts w:ascii="Arial" w:hAnsi="Arial" w:cs="Arial"/>
          <w:color w:val="00CC00"/>
          <w:sz w:val="20"/>
          <w:szCs w:val="20"/>
        </w:rPr>
        <w:t>"#"</w:t>
      </w:r>
      <w:r w:rsidRPr="00F87220">
        <w:rPr>
          <w:rFonts w:ascii="Arial" w:hAnsi="Arial" w:cs="Arial"/>
          <w:sz w:val="20"/>
          <w:szCs w:val="20"/>
        </w:rPr>
        <w:t>&gt;Home&lt;/</w:t>
      </w:r>
      <w:r w:rsidRPr="00B43AB9">
        <w:rPr>
          <w:rFonts w:ascii="Arial" w:hAnsi="Arial" w:cs="Arial"/>
          <w:color w:val="EE0000"/>
          <w:sz w:val="20"/>
          <w:szCs w:val="20"/>
        </w:rPr>
        <w:t>a</w:t>
      </w:r>
      <w:r w:rsidRPr="00F87220">
        <w:rPr>
          <w:rFonts w:ascii="Arial" w:hAnsi="Arial" w:cs="Arial"/>
          <w:sz w:val="20"/>
          <w:szCs w:val="20"/>
        </w:rPr>
        <w:t>&gt; |</w:t>
      </w:r>
    </w:p>
    <w:p w14:paraId="66858115" w14:textId="0DE77383" w:rsidR="00F87220" w:rsidRPr="00F87220" w:rsidRDefault="00F87220" w:rsidP="00F87220">
      <w:pPr>
        <w:spacing w:after="0"/>
        <w:rPr>
          <w:rFonts w:ascii="Arial" w:hAnsi="Arial" w:cs="Arial"/>
          <w:sz w:val="20"/>
          <w:szCs w:val="20"/>
        </w:rPr>
      </w:pPr>
      <w:r w:rsidRPr="00F87220">
        <w:rPr>
          <w:rFonts w:ascii="Arial" w:hAnsi="Arial" w:cs="Arial"/>
          <w:sz w:val="20"/>
          <w:szCs w:val="20"/>
        </w:rPr>
        <w:t xml:space="preserve">        &lt;</w:t>
      </w:r>
      <w:r w:rsidRPr="00B43AB9">
        <w:rPr>
          <w:rFonts w:ascii="Arial" w:hAnsi="Arial" w:cs="Arial"/>
          <w:color w:val="EE0000"/>
          <w:sz w:val="20"/>
          <w:szCs w:val="20"/>
        </w:rPr>
        <w:t>a</w:t>
      </w:r>
      <w:r w:rsidRPr="00F87220">
        <w:rPr>
          <w:rFonts w:ascii="Arial" w:hAnsi="Arial" w:cs="Arial"/>
          <w:sz w:val="20"/>
          <w:szCs w:val="20"/>
        </w:rPr>
        <w:t xml:space="preserve"> </w:t>
      </w:r>
      <w:r w:rsidRPr="00546F8F">
        <w:rPr>
          <w:rFonts w:ascii="Arial" w:hAnsi="Arial" w:cs="Arial"/>
          <w:color w:val="663300"/>
          <w:sz w:val="20"/>
          <w:szCs w:val="20"/>
        </w:rPr>
        <w:t>href</w:t>
      </w:r>
      <w:r w:rsidRPr="00F87220">
        <w:rPr>
          <w:rFonts w:ascii="Arial" w:hAnsi="Arial" w:cs="Arial"/>
          <w:sz w:val="20"/>
          <w:szCs w:val="20"/>
        </w:rPr>
        <w:t>=</w:t>
      </w:r>
      <w:r w:rsidRPr="00141EA4">
        <w:rPr>
          <w:rFonts w:ascii="Arial" w:hAnsi="Arial" w:cs="Arial"/>
          <w:color w:val="00CC00"/>
          <w:sz w:val="20"/>
          <w:szCs w:val="20"/>
        </w:rPr>
        <w:t>"#"</w:t>
      </w:r>
      <w:r w:rsidRPr="00F87220">
        <w:rPr>
          <w:rFonts w:ascii="Arial" w:hAnsi="Arial" w:cs="Arial"/>
          <w:sz w:val="20"/>
          <w:szCs w:val="20"/>
        </w:rPr>
        <w:t>&gt;About&lt;/</w:t>
      </w:r>
      <w:r w:rsidRPr="00B43AB9">
        <w:rPr>
          <w:rFonts w:ascii="Arial" w:hAnsi="Arial" w:cs="Arial"/>
          <w:color w:val="EE0000"/>
          <w:sz w:val="20"/>
          <w:szCs w:val="20"/>
        </w:rPr>
        <w:t>a</w:t>
      </w:r>
      <w:r w:rsidRPr="00F87220">
        <w:rPr>
          <w:rFonts w:ascii="Arial" w:hAnsi="Arial" w:cs="Arial"/>
          <w:sz w:val="20"/>
          <w:szCs w:val="20"/>
        </w:rPr>
        <w:t>&gt; |</w:t>
      </w:r>
    </w:p>
    <w:p w14:paraId="2AB5F4D2" w14:textId="77777777" w:rsidR="00F87220" w:rsidRPr="00F87220" w:rsidRDefault="00F87220" w:rsidP="00F87220">
      <w:pPr>
        <w:spacing w:after="0"/>
        <w:rPr>
          <w:rFonts w:ascii="Arial" w:hAnsi="Arial" w:cs="Arial"/>
          <w:sz w:val="20"/>
          <w:szCs w:val="20"/>
        </w:rPr>
      </w:pPr>
      <w:r w:rsidRPr="00F87220">
        <w:rPr>
          <w:rFonts w:ascii="Arial" w:hAnsi="Arial" w:cs="Arial"/>
          <w:sz w:val="20"/>
          <w:szCs w:val="20"/>
        </w:rPr>
        <w:t xml:space="preserve">        &lt;</w:t>
      </w:r>
      <w:r w:rsidRPr="00DB65E2">
        <w:rPr>
          <w:rFonts w:ascii="Arial" w:hAnsi="Arial" w:cs="Arial"/>
          <w:color w:val="EE0000"/>
          <w:sz w:val="20"/>
          <w:szCs w:val="20"/>
        </w:rPr>
        <w:t>a</w:t>
      </w:r>
      <w:r w:rsidRPr="00F87220">
        <w:rPr>
          <w:rFonts w:ascii="Arial" w:hAnsi="Arial" w:cs="Arial"/>
          <w:sz w:val="20"/>
          <w:szCs w:val="20"/>
        </w:rPr>
        <w:t xml:space="preserve"> </w:t>
      </w:r>
      <w:r w:rsidRPr="00546F8F">
        <w:rPr>
          <w:rFonts w:ascii="Arial" w:hAnsi="Arial" w:cs="Arial"/>
          <w:color w:val="663300"/>
          <w:sz w:val="20"/>
          <w:szCs w:val="20"/>
        </w:rPr>
        <w:t>href</w:t>
      </w:r>
      <w:r w:rsidRPr="00F87220">
        <w:rPr>
          <w:rFonts w:ascii="Arial" w:hAnsi="Arial" w:cs="Arial"/>
          <w:sz w:val="20"/>
          <w:szCs w:val="20"/>
        </w:rPr>
        <w:t>=</w:t>
      </w:r>
      <w:r w:rsidRPr="001466C1">
        <w:rPr>
          <w:rFonts w:ascii="Arial" w:hAnsi="Arial" w:cs="Arial"/>
          <w:color w:val="00CC00"/>
          <w:sz w:val="20"/>
          <w:szCs w:val="20"/>
        </w:rPr>
        <w:t>"#"</w:t>
      </w:r>
      <w:r w:rsidRPr="00F87220">
        <w:rPr>
          <w:rFonts w:ascii="Arial" w:hAnsi="Arial" w:cs="Arial"/>
          <w:sz w:val="20"/>
          <w:szCs w:val="20"/>
        </w:rPr>
        <w:t>&gt;Shop&lt;/</w:t>
      </w:r>
      <w:r w:rsidRPr="00DB65E2">
        <w:rPr>
          <w:rFonts w:ascii="Arial" w:hAnsi="Arial" w:cs="Arial"/>
          <w:color w:val="EE0000"/>
          <w:sz w:val="20"/>
          <w:szCs w:val="20"/>
        </w:rPr>
        <w:t>a</w:t>
      </w:r>
      <w:r w:rsidRPr="00F87220">
        <w:rPr>
          <w:rFonts w:ascii="Arial" w:hAnsi="Arial" w:cs="Arial"/>
          <w:sz w:val="20"/>
          <w:szCs w:val="20"/>
        </w:rPr>
        <w:t>&gt; |</w:t>
      </w:r>
    </w:p>
    <w:p w14:paraId="217DEF3D" w14:textId="77777777" w:rsidR="00F87220" w:rsidRPr="00F87220" w:rsidRDefault="00F87220" w:rsidP="00F87220">
      <w:pPr>
        <w:spacing w:after="0"/>
        <w:rPr>
          <w:rFonts w:ascii="Arial" w:hAnsi="Arial" w:cs="Arial"/>
          <w:sz w:val="20"/>
          <w:szCs w:val="20"/>
        </w:rPr>
      </w:pPr>
      <w:r w:rsidRPr="00F87220">
        <w:rPr>
          <w:rFonts w:ascii="Arial" w:hAnsi="Arial" w:cs="Arial"/>
          <w:sz w:val="20"/>
          <w:szCs w:val="20"/>
        </w:rPr>
        <w:t xml:space="preserve">        &lt;</w:t>
      </w:r>
      <w:r w:rsidRPr="00053A58">
        <w:rPr>
          <w:rFonts w:ascii="Arial" w:hAnsi="Arial" w:cs="Arial"/>
          <w:color w:val="EE0000"/>
          <w:sz w:val="20"/>
          <w:szCs w:val="20"/>
        </w:rPr>
        <w:t>a</w:t>
      </w:r>
      <w:r w:rsidRPr="00F87220">
        <w:rPr>
          <w:rFonts w:ascii="Arial" w:hAnsi="Arial" w:cs="Arial"/>
          <w:sz w:val="20"/>
          <w:szCs w:val="20"/>
        </w:rPr>
        <w:t xml:space="preserve"> </w:t>
      </w:r>
      <w:r w:rsidRPr="00546F8F">
        <w:rPr>
          <w:rFonts w:ascii="Arial" w:hAnsi="Arial" w:cs="Arial"/>
          <w:color w:val="663300"/>
          <w:sz w:val="20"/>
          <w:szCs w:val="20"/>
        </w:rPr>
        <w:t>href</w:t>
      </w:r>
      <w:r w:rsidRPr="00F87220">
        <w:rPr>
          <w:rFonts w:ascii="Arial" w:hAnsi="Arial" w:cs="Arial"/>
          <w:sz w:val="20"/>
          <w:szCs w:val="20"/>
        </w:rPr>
        <w:t>=</w:t>
      </w:r>
      <w:r w:rsidRPr="00556920">
        <w:rPr>
          <w:rFonts w:ascii="Arial" w:hAnsi="Arial" w:cs="Arial"/>
          <w:color w:val="00CC00"/>
          <w:sz w:val="20"/>
          <w:szCs w:val="20"/>
        </w:rPr>
        <w:t>"#"</w:t>
      </w:r>
      <w:r w:rsidRPr="00F87220">
        <w:rPr>
          <w:rFonts w:ascii="Arial" w:hAnsi="Arial" w:cs="Arial"/>
          <w:sz w:val="20"/>
          <w:szCs w:val="20"/>
        </w:rPr>
        <w:t>&gt;Help&lt;/</w:t>
      </w:r>
      <w:r w:rsidRPr="00053A58">
        <w:rPr>
          <w:rFonts w:ascii="Arial" w:hAnsi="Arial" w:cs="Arial"/>
          <w:color w:val="EE0000"/>
          <w:sz w:val="20"/>
          <w:szCs w:val="20"/>
        </w:rPr>
        <w:t>a</w:t>
      </w:r>
      <w:r w:rsidRPr="00F87220">
        <w:rPr>
          <w:rFonts w:ascii="Arial" w:hAnsi="Arial" w:cs="Arial"/>
          <w:sz w:val="20"/>
          <w:szCs w:val="20"/>
        </w:rPr>
        <w:t>&gt;</w:t>
      </w:r>
    </w:p>
    <w:p w14:paraId="0CEB5C4D" w14:textId="774FAD8E" w:rsidR="00FD7167" w:rsidRDefault="00F87220" w:rsidP="00F87220">
      <w:pPr>
        <w:spacing w:after="0"/>
        <w:rPr>
          <w:rFonts w:ascii="Arial" w:hAnsi="Arial" w:cs="Arial"/>
          <w:sz w:val="20"/>
          <w:szCs w:val="20"/>
        </w:rPr>
      </w:pPr>
      <w:r w:rsidRPr="00F87220">
        <w:rPr>
          <w:rFonts w:ascii="Arial" w:hAnsi="Arial" w:cs="Arial"/>
          <w:sz w:val="20"/>
          <w:szCs w:val="20"/>
        </w:rPr>
        <w:t xml:space="preserve">    &lt;/</w:t>
      </w:r>
      <w:r w:rsidRPr="00053A58">
        <w:rPr>
          <w:rFonts w:ascii="Arial" w:hAnsi="Arial" w:cs="Arial"/>
          <w:color w:val="EE0000"/>
          <w:sz w:val="20"/>
          <w:szCs w:val="20"/>
        </w:rPr>
        <w:t>nav</w:t>
      </w:r>
      <w:r w:rsidRPr="00F87220">
        <w:rPr>
          <w:rFonts w:ascii="Arial" w:hAnsi="Arial" w:cs="Arial"/>
          <w:sz w:val="20"/>
          <w:szCs w:val="20"/>
        </w:rPr>
        <w:t>&gt;</w:t>
      </w:r>
    </w:p>
    <w:p w14:paraId="16E27BC3" w14:textId="77777777" w:rsidR="00FD7167" w:rsidRDefault="00FD7167" w:rsidP="003E5670">
      <w:pPr>
        <w:spacing w:after="0"/>
        <w:rPr>
          <w:rFonts w:ascii="Arial" w:hAnsi="Arial" w:cs="Arial"/>
          <w:sz w:val="20"/>
          <w:szCs w:val="20"/>
        </w:rPr>
      </w:pPr>
    </w:p>
    <w:p w14:paraId="1339E795" w14:textId="77777777" w:rsidR="00210720" w:rsidRPr="002075D1" w:rsidRDefault="00210720" w:rsidP="00210720">
      <w:pPr>
        <w:spacing w:after="0"/>
        <w:rPr>
          <w:rFonts w:ascii="Arial" w:hAnsi="Arial" w:cs="Arial"/>
          <w:sz w:val="20"/>
          <w:szCs w:val="20"/>
        </w:rPr>
      </w:pPr>
      <w:r w:rsidRPr="002075D1">
        <w:rPr>
          <w:rFonts w:ascii="Arial" w:hAnsi="Arial" w:cs="Arial"/>
          <w:sz w:val="20"/>
          <w:szCs w:val="20"/>
        </w:rPr>
        <w:t xml:space="preserve">   &lt;</w:t>
      </w:r>
      <w:r w:rsidRPr="00A717A6">
        <w:rPr>
          <w:rFonts w:ascii="Arial" w:hAnsi="Arial" w:cs="Arial"/>
          <w:color w:val="EE0000"/>
          <w:sz w:val="20"/>
          <w:szCs w:val="20"/>
        </w:rPr>
        <w:t>div</w:t>
      </w:r>
      <w:r w:rsidRPr="002075D1">
        <w:rPr>
          <w:rFonts w:ascii="Arial" w:hAnsi="Arial" w:cs="Arial"/>
          <w:sz w:val="20"/>
          <w:szCs w:val="20"/>
        </w:rPr>
        <w:t xml:space="preserve"> </w:t>
      </w:r>
      <w:r w:rsidRPr="00A717A6">
        <w:rPr>
          <w:rFonts w:ascii="Arial" w:hAnsi="Arial" w:cs="Arial"/>
          <w:color w:val="C00000"/>
          <w:sz w:val="20"/>
          <w:szCs w:val="20"/>
        </w:rPr>
        <w:t>class</w:t>
      </w:r>
      <w:r w:rsidRPr="002075D1">
        <w:rPr>
          <w:rFonts w:ascii="Arial" w:hAnsi="Arial" w:cs="Arial"/>
          <w:sz w:val="20"/>
          <w:szCs w:val="20"/>
        </w:rPr>
        <w:t>=</w:t>
      </w:r>
      <w:r w:rsidRPr="007717EC">
        <w:rPr>
          <w:rFonts w:ascii="Arial" w:hAnsi="Arial" w:cs="Arial"/>
          <w:color w:val="00B050"/>
          <w:sz w:val="20"/>
          <w:szCs w:val="20"/>
        </w:rPr>
        <w:t>"cart-btn"</w:t>
      </w:r>
      <w:r w:rsidRPr="002075D1">
        <w:rPr>
          <w:rFonts w:ascii="Arial" w:hAnsi="Arial" w:cs="Arial"/>
          <w:sz w:val="20"/>
          <w:szCs w:val="20"/>
        </w:rPr>
        <w:t>&gt;</w:t>
      </w:r>
    </w:p>
    <w:p w14:paraId="2F75E8B7" w14:textId="77777777" w:rsidR="00210720" w:rsidRPr="002075D1" w:rsidRDefault="00210720" w:rsidP="00210720">
      <w:pPr>
        <w:spacing w:after="0"/>
        <w:rPr>
          <w:rFonts w:ascii="Arial" w:hAnsi="Arial" w:cs="Arial"/>
          <w:sz w:val="20"/>
          <w:szCs w:val="20"/>
        </w:rPr>
      </w:pPr>
      <w:r w:rsidRPr="002075D1">
        <w:rPr>
          <w:rFonts w:ascii="Arial" w:hAnsi="Arial" w:cs="Arial"/>
          <w:sz w:val="20"/>
          <w:szCs w:val="20"/>
        </w:rPr>
        <w:t xml:space="preserve">        &lt;</w:t>
      </w:r>
      <w:r w:rsidRPr="00A717A6">
        <w:rPr>
          <w:rFonts w:ascii="Arial" w:hAnsi="Arial" w:cs="Arial"/>
          <w:color w:val="EE0000"/>
          <w:sz w:val="20"/>
          <w:szCs w:val="20"/>
        </w:rPr>
        <w:t>a</w:t>
      </w:r>
      <w:r w:rsidRPr="002075D1">
        <w:rPr>
          <w:rFonts w:ascii="Arial" w:hAnsi="Arial" w:cs="Arial"/>
          <w:sz w:val="20"/>
          <w:szCs w:val="20"/>
        </w:rPr>
        <w:t xml:space="preserve"> </w:t>
      </w:r>
      <w:r w:rsidRPr="00A717A6">
        <w:rPr>
          <w:rFonts w:ascii="Arial" w:hAnsi="Arial" w:cs="Arial"/>
          <w:color w:val="C00000"/>
          <w:sz w:val="20"/>
          <w:szCs w:val="20"/>
        </w:rPr>
        <w:t>href</w:t>
      </w:r>
      <w:r w:rsidRPr="002075D1">
        <w:rPr>
          <w:rFonts w:ascii="Arial" w:hAnsi="Arial" w:cs="Arial"/>
          <w:sz w:val="20"/>
          <w:szCs w:val="20"/>
        </w:rPr>
        <w:t>=</w:t>
      </w:r>
      <w:r w:rsidRPr="00C034DB">
        <w:rPr>
          <w:rFonts w:ascii="Arial" w:hAnsi="Arial" w:cs="Arial"/>
          <w:color w:val="00B050"/>
          <w:sz w:val="20"/>
          <w:szCs w:val="20"/>
        </w:rPr>
        <w:t>"#"</w:t>
      </w:r>
      <w:r w:rsidRPr="002075D1">
        <w:rPr>
          <w:rFonts w:ascii="Arial" w:hAnsi="Arial" w:cs="Arial"/>
          <w:sz w:val="20"/>
          <w:szCs w:val="20"/>
        </w:rPr>
        <w:t>&gt;Your Cart&lt;/</w:t>
      </w:r>
      <w:r w:rsidRPr="00E1337B">
        <w:rPr>
          <w:rFonts w:ascii="Arial" w:hAnsi="Arial" w:cs="Arial"/>
          <w:color w:val="EE0000"/>
          <w:sz w:val="20"/>
          <w:szCs w:val="20"/>
        </w:rPr>
        <w:t>a</w:t>
      </w:r>
      <w:r w:rsidRPr="002075D1">
        <w:rPr>
          <w:rFonts w:ascii="Arial" w:hAnsi="Arial" w:cs="Arial"/>
          <w:sz w:val="20"/>
          <w:szCs w:val="20"/>
        </w:rPr>
        <w:t>&gt;</w:t>
      </w:r>
    </w:p>
    <w:p w14:paraId="596D870D" w14:textId="77777777" w:rsidR="00210720" w:rsidRPr="002075D1" w:rsidRDefault="00210720" w:rsidP="00210720">
      <w:pPr>
        <w:spacing w:after="0"/>
        <w:rPr>
          <w:rFonts w:ascii="Arial" w:hAnsi="Arial" w:cs="Arial"/>
          <w:sz w:val="20"/>
          <w:szCs w:val="20"/>
        </w:rPr>
      </w:pPr>
      <w:r w:rsidRPr="002075D1">
        <w:rPr>
          <w:rFonts w:ascii="Arial" w:hAnsi="Arial" w:cs="Arial"/>
          <w:sz w:val="20"/>
          <w:szCs w:val="20"/>
        </w:rPr>
        <w:t xml:space="preserve">    &lt;/</w:t>
      </w:r>
      <w:r w:rsidRPr="00A717A6">
        <w:rPr>
          <w:rFonts w:ascii="Arial" w:hAnsi="Arial" w:cs="Arial"/>
          <w:color w:val="EE0000"/>
          <w:sz w:val="20"/>
          <w:szCs w:val="20"/>
        </w:rPr>
        <w:t>div</w:t>
      </w:r>
      <w:r w:rsidRPr="002075D1">
        <w:rPr>
          <w:rFonts w:ascii="Arial" w:hAnsi="Arial" w:cs="Arial"/>
          <w:sz w:val="20"/>
          <w:szCs w:val="20"/>
        </w:rPr>
        <w:t>&gt;</w:t>
      </w:r>
    </w:p>
    <w:p w14:paraId="59E2DE01" w14:textId="77777777" w:rsidR="00210720" w:rsidRPr="003E5670" w:rsidRDefault="00210720" w:rsidP="00210720">
      <w:pPr>
        <w:spacing w:after="0"/>
        <w:rPr>
          <w:rFonts w:ascii="Arial" w:hAnsi="Arial" w:cs="Arial"/>
          <w:sz w:val="20"/>
          <w:szCs w:val="20"/>
        </w:rPr>
      </w:pPr>
      <w:r w:rsidRPr="002075D1">
        <w:rPr>
          <w:rFonts w:ascii="Arial" w:hAnsi="Arial" w:cs="Arial"/>
          <w:sz w:val="20"/>
          <w:szCs w:val="20"/>
        </w:rPr>
        <w:t>&lt;/</w:t>
      </w:r>
      <w:r w:rsidRPr="00A717A6">
        <w:rPr>
          <w:rFonts w:ascii="Arial" w:hAnsi="Arial" w:cs="Arial"/>
          <w:color w:val="EE0000"/>
          <w:sz w:val="20"/>
          <w:szCs w:val="20"/>
        </w:rPr>
        <w:t>heade</w:t>
      </w:r>
      <w:r w:rsidRPr="002075D1">
        <w:rPr>
          <w:rFonts w:ascii="Arial" w:hAnsi="Arial" w:cs="Arial"/>
          <w:sz w:val="20"/>
          <w:szCs w:val="20"/>
        </w:rPr>
        <w:t>r&gt;</w:t>
      </w:r>
    </w:p>
    <w:p w14:paraId="41F8BE57" w14:textId="77777777" w:rsidR="00661F9F" w:rsidRPr="00661F9F" w:rsidRDefault="00661F9F" w:rsidP="00661F9F">
      <w:pPr>
        <w:spacing w:after="0"/>
        <w:rPr>
          <w:rFonts w:ascii="Arial" w:hAnsi="Arial" w:cs="Arial"/>
          <w:sz w:val="20"/>
          <w:szCs w:val="20"/>
        </w:rPr>
      </w:pPr>
    </w:p>
    <w:p w14:paraId="034B148D" w14:textId="09E856D8" w:rsidR="00661F9F" w:rsidRPr="00661F9F" w:rsidRDefault="00661F9F" w:rsidP="00661F9F">
      <w:pPr>
        <w:spacing w:after="0"/>
        <w:rPr>
          <w:rFonts w:ascii="Arial" w:hAnsi="Arial" w:cs="Arial"/>
          <w:sz w:val="20"/>
          <w:szCs w:val="20"/>
        </w:rPr>
      </w:pPr>
      <w:r w:rsidRPr="00661F9F">
        <w:rPr>
          <w:rFonts w:ascii="Arial" w:hAnsi="Arial" w:cs="Arial"/>
          <w:sz w:val="20"/>
          <w:szCs w:val="20"/>
        </w:rPr>
        <w:t>&lt;</w:t>
      </w:r>
      <w:r w:rsidRPr="00AA62B1">
        <w:rPr>
          <w:rFonts w:ascii="Arial" w:hAnsi="Arial" w:cs="Arial"/>
          <w:color w:val="FF0000"/>
          <w:sz w:val="20"/>
          <w:szCs w:val="20"/>
        </w:rPr>
        <w:t>section</w:t>
      </w:r>
      <w:r w:rsidRPr="00661F9F">
        <w:rPr>
          <w:rFonts w:ascii="Arial" w:hAnsi="Arial" w:cs="Arial"/>
          <w:sz w:val="20"/>
          <w:szCs w:val="20"/>
        </w:rPr>
        <w:t xml:space="preserve"> </w:t>
      </w:r>
      <w:r w:rsidRPr="00010BDF">
        <w:rPr>
          <w:rFonts w:ascii="Arial" w:hAnsi="Arial" w:cs="Arial"/>
          <w:color w:val="80340D" w:themeColor="accent2" w:themeShade="80"/>
          <w:sz w:val="20"/>
          <w:szCs w:val="20"/>
        </w:rPr>
        <w:t>class</w:t>
      </w:r>
      <w:r w:rsidRPr="00661F9F">
        <w:rPr>
          <w:rFonts w:ascii="Arial" w:hAnsi="Arial" w:cs="Arial"/>
          <w:sz w:val="20"/>
          <w:szCs w:val="20"/>
        </w:rPr>
        <w:t>=</w:t>
      </w:r>
      <w:r w:rsidRPr="001952D5">
        <w:rPr>
          <w:rFonts w:ascii="Arial" w:hAnsi="Arial" w:cs="Arial"/>
          <w:color w:val="00CC00"/>
          <w:sz w:val="20"/>
          <w:szCs w:val="20"/>
        </w:rPr>
        <w:t>"checkout-steps"</w:t>
      </w:r>
      <w:r w:rsidRPr="00661F9F">
        <w:rPr>
          <w:rFonts w:ascii="Arial" w:hAnsi="Arial" w:cs="Arial"/>
          <w:sz w:val="20"/>
          <w:szCs w:val="20"/>
        </w:rPr>
        <w:t>&gt;</w:t>
      </w:r>
    </w:p>
    <w:p w14:paraId="726025E2" w14:textId="615C1DCE" w:rsidR="00661F9F" w:rsidRPr="00661F9F" w:rsidRDefault="00661F9F" w:rsidP="00661F9F">
      <w:pPr>
        <w:spacing w:after="0"/>
        <w:rPr>
          <w:rFonts w:ascii="Arial" w:hAnsi="Arial" w:cs="Arial"/>
          <w:sz w:val="20"/>
          <w:szCs w:val="20"/>
        </w:rPr>
      </w:pPr>
      <w:r w:rsidRPr="00661F9F">
        <w:rPr>
          <w:rFonts w:ascii="Arial" w:hAnsi="Arial" w:cs="Arial"/>
          <w:sz w:val="20"/>
          <w:szCs w:val="20"/>
        </w:rPr>
        <w:t xml:space="preserve">    &lt;</w:t>
      </w:r>
      <w:r w:rsidRPr="00DA1580">
        <w:rPr>
          <w:rFonts w:ascii="Arial" w:hAnsi="Arial" w:cs="Arial"/>
          <w:color w:val="EE0000"/>
          <w:sz w:val="20"/>
          <w:szCs w:val="20"/>
        </w:rPr>
        <w:t>div</w:t>
      </w:r>
      <w:r w:rsidRPr="00661F9F">
        <w:rPr>
          <w:rFonts w:ascii="Arial" w:hAnsi="Arial" w:cs="Arial"/>
          <w:sz w:val="20"/>
          <w:szCs w:val="20"/>
        </w:rPr>
        <w:t xml:space="preserve"> </w:t>
      </w:r>
      <w:r w:rsidRPr="00010BDF">
        <w:rPr>
          <w:rFonts w:ascii="Arial" w:hAnsi="Arial" w:cs="Arial"/>
          <w:color w:val="80340D" w:themeColor="accent2" w:themeShade="80"/>
          <w:sz w:val="20"/>
          <w:szCs w:val="20"/>
        </w:rPr>
        <w:t>class</w:t>
      </w:r>
      <w:r w:rsidRPr="00661F9F">
        <w:rPr>
          <w:rFonts w:ascii="Arial" w:hAnsi="Arial" w:cs="Arial"/>
          <w:sz w:val="20"/>
          <w:szCs w:val="20"/>
        </w:rPr>
        <w:t>=</w:t>
      </w:r>
      <w:r w:rsidRPr="00A70DC5">
        <w:rPr>
          <w:rFonts w:ascii="Arial" w:hAnsi="Arial" w:cs="Arial"/>
          <w:color w:val="00CC00"/>
          <w:sz w:val="20"/>
          <w:szCs w:val="20"/>
        </w:rPr>
        <w:t>"step active"</w:t>
      </w:r>
      <w:r w:rsidRPr="00661F9F">
        <w:rPr>
          <w:rFonts w:ascii="Arial" w:hAnsi="Arial" w:cs="Arial"/>
          <w:sz w:val="20"/>
          <w:szCs w:val="20"/>
        </w:rPr>
        <w:t>&gt;1. Shopping Cart&lt;/</w:t>
      </w:r>
      <w:r w:rsidRPr="00F535CC">
        <w:rPr>
          <w:rFonts w:ascii="Arial" w:hAnsi="Arial" w:cs="Arial"/>
          <w:color w:val="EE0000"/>
          <w:sz w:val="20"/>
          <w:szCs w:val="20"/>
        </w:rPr>
        <w:t>div</w:t>
      </w:r>
      <w:r w:rsidRPr="00661F9F">
        <w:rPr>
          <w:rFonts w:ascii="Arial" w:hAnsi="Arial" w:cs="Arial"/>
          <w:sz w:val="20"/>
          <w:szCs w:val="20"/>
        </w:rPr>
        <w:t>&gt;</w:t>
      </w:r>
    </w:p>
    <w:p w14:paraId="6D9A45F0" w14:textId="4D137AAF" w:rsidR="00661F9F" w:rsidRPr="00661F9F" w:rsidRDefault="00661F9F" w:rsidP="00661F9F">
      <w:pPr>
        <w:spacing w:after="0"/>
        <w:rPr>
          <w:rFonts w:ascii="Arial" w:hAnsi="Arial" w:cs="Arial"/>
          <w:sz w:val="20"/>
          <w:szCs w:val="20"/>
        </w:rPr>
      </w:pPr>
      <w:r w:rsidRPr="00661F9F">
        <w:rPr>
          <w:rFonts w:ascii="Arial" w:hAnsi="Arial" w:cs="Arial"/>
          <w:sz w:val="20"/>
          <w:szCs w:val="20"/>
        </w:rPr>
        <w:t xml:space="preserve">    &lt;</w:t>
      </w:r>
      <w:r w:rsidRPr="00DA1580">
        <w:rPr>
          <w:rFonts w:ascii="Arial" w:hAnsi="Arial" w:cs="Arial"/>
          <w:color w:val="EE0000"/>
          <w:sz w:val="20"/>
          <w:szCs w:val="20"/>
        </w:rPr>
        <w:t>div</w:t>
      </w:r>
      <w:r w:rsidRPr="00661F9F">
        <w:rPr>
          <w:rFonts w:ascii="Arial" w:hAnsi="Arial" w:cs="Arial"/>
          <w:sz w:val="20"/>
          <w:szCs w:val="20"/>
        </w:rPr>
        <w:t xml:space="preserve"> </w:t>
      </w:r>
      <w:r w:rsidRPr="0016400F">
        <w:rPr>
          <w:rFonts w:ascii="Arial" w:hAnsi="Arial" w:cs="Arial"/>
          <w:color w:val="80340D" w:themeColor="accent2" w:themeShade="80"/>
          <w:sz w:val="20"/>
          <w:szCs w:val="20"/>
        </w:rPr>
        <w:t>class</w:t>
      </w:r>
      <w:r w:rsidRPr="00661F9F">
        <w:rPr>
          <w:rFonts w:ascii="Arial" w:hAnsi="Arial" w:cs="Arial"/>
          <w:sz w:val="20"/>
          <w:szCs w:val="20"/>
        </w:rPr>
        <w:t>=</w:t>
      </w:r>
      <w:r w:rsidRPr="008818FA">
        <w:rPr>
          <w:rFonts w:ascii="Arial" w:hAnsi="Arial" w:cs="Arial"/>
          <w:color w:val="00CC00"/>
          <w:sz w:val="20"/>
          <w:szCs w:val="20"/>
        </w:rPr>
        <w:t>"step"</w:t>
      </w:r>
      <w:r w:rsidRPr="00661F9F">
        <w:rPr>
          <w:rFonts w:ascii="Arial" w:hAnsi="Arial" w:cs="Arial"/>
          <w:sz w:val="20"/>
          <w:szCs w:val="20"/>
        </w:rPr>
        <w:t>&gt;2. Shipping Details&lt;/</w:t>
      </w:r>
      <w:r w:rsidRPr="00F535CC">
        <w:rPr>
          <w:rFonts w:ascii="Arial" w:hAnsi="Arial" w:cs="Arial"/>
          <w:color w:val="EE0000"/>
          <w:sz w:val="20"/>
          <w:szCs w:val="20"/>
        </w:rPr>
        <w:t>div</w:t>
      </w:r>
      <w:r w:rsidRPr="00661F9F">
        <w:rPr>
          <w:rFonts w:ascii="Arial" w:hAnsi="Arial" w:cs="Arial"/>
          <w:sz w:val="20"/>
          <w:szCs w:val="20"/>
        </w:rPr>
        <w:t>&gt;</w:t>
      </w:r>
    </w:p>
    <w:p w14:paraId="5279FC40" w14:textId="72C1A5A6" w:rsidR="00661F9F" w:rsidRPr="00661F9F" w:rsidRDefault="00661F9F" w:rsidP="00661F9F">
      <w:pPr>
        <w:spacing w:after="0"/>
        <w:rPr>
          <w:rFonts w:ascii="Arial" w:hAnsi="Arial" w:cs="Arial"/>
          <w:sz w:val="20"/>
          <w:szCs w:val="20"/>
        </w:rPr>
      </w:pPr>
      <w:r w:rsidRPr="00661F9F">
        <w:rPr>
          <w:rFonts w:ascii="Arial" w:hAnsi="Arial" w:cs="Arial"/>
          <w:sz w:val="20"/>
          <w:szCs w:val="20"/>
        </w:rPr>
        <w:t xml:space="preserve">    &lt;</w:t>
      </w:r>
      <w:r w:rsidRPr="00DA1580">
        <w:rPr>
          <w:rFonts w:ascii="Arial" w:hAnsi="Arial" w:cs="Arial"/>
          <w:color w:val="EE0000"/>
          <w:sz w:val="20"/>
          <w:szCs w:val="20"/>
        </w:rPr>
        <w:t>div</w:t>
      </w:r>
      <w:r w:rsidRPr="00661F9F">
        <w:rPr>
          <w:rFonts w:ascii="Arial" w:hAnsi="Arial" w:cs="Arial"/>
          <w:sz w:val="20"/>
          <w:szCs w:val="20"/>
        </w:rPr>
        <w:t xml:space="preserve"> </w:t>
      </w:r>
      <w:r w:rsidRPr="0016400F">
        <w:rPr>
          <w:rFonts w:ascii="Arial" w:hAnsi="Arial" w:cs="Arial"/>
          <w:color w:val="80340D" w:themeColor="accent2" w:themeShade="80"/>
          <w:sz w:val="20"/>
          <w:szCs w:val="20"/>
        </w:rPr>
        <w:t>class</w:t>
      </w:r>
      <w:r w:rsidRPr="00661F9F">
        <w:rPr>
          <w:rFonts w:ascii="Arial" w:hAnsi="Arial" w:cs="Arial"/>
          <w:sz w:val="20"/>
          <w:szCs w:val="20"/>
        </w:rPr>
        <w:t>=</w:t>
      </w:r>
      <w:r w:rsidRPr="002B4F8E">
        <w:rPr>
          <w:rFonts w:ascii="Arial" w:hAnsi="Arial" w:cs="Arial"/>
          <w:color w:val="00CC00"/>
          <w:sz w:val="20"/>
          <w:szCs w:val="20"/>
        </w:rPr>
        <w:t>"step"</w:t>
      </w:r>
      <w:r w:rsidRPr="00661F9F">
        <w:rPr>
          <w:rFonts w:ascii="Arial" w:hAnsi="Arial" w:cs="Arial"/>
          <w:sz w:val="20"/>
          <w:szCs w:val="20"/>
        </w:rPr>
        <w:t>&gt;3. Payment Options&lt;/</w:t>
      </w:r>
      <w:r w:rsidRPr="00F31F1B">
        <w:rPr>
          <w:rFonts w:ascii="Arial" w:hAnsi="Arial" w:cs="Arial"/>
          <w:color w:val="EE0000"/>
          <w:sz w:val="20"/>
          <w:szCs w:val="20"/>
        </w:rPr>
        <w:t>div</w:t>
      </w:r>
      <w:r w:rsidRPr="00661F9F">
        <w:rPr>
          <w:rFonts w:ascii="Arial" w:hAnsi="Arial" w:cs="Arial"/>
          <w:sz w:val="20"/>
          <w:szCs w:val="20"/>
        </w:rPr>
        <w:t>&gt;</w:t>
      </w:r>
    </w:p>
    <w:p w14:paraId="2CCF0B07" w14:textId="2282560B" w:rsidR="00661F9F" w:rsidRPr="00661F9F" w:rsidRDefault="00661F9F" w:rsidP="00661F9F">
      <w:pPr>
        <w:spacing w:after="0"/>
        <w:rPr>
          <w:rFonts w:ascii="Arial" w:hAnsi="Arial" w:cs="Arial"/>
          <w:sz w:val="20"/>
          <w:szCs w:val="20"/>
        </w:rPr>
      </w:pPr>
      <w:r w:rsidRPr="00661F9F">
        <w:rPr>
          <w:rFonts w:ascii="Arial" w:hAnsi="Arial" w:cs="Arial"/>
          <w:sz w:val="20"/>
          <w:szCs w:val="20"/>
        </w:rPr>
        <w:t>&lt;/</w:t>
      </w:r>
      <w:r w:rsidRPr="00F535CC">
        <w:rPr>
          <w:rFonts w:ascii="Arial" w:hAnsi="Arial" w:cs="Arial"/>
          <w:color w:val="EE0000"/>
          <w:sz w:val="20"/>
          <w:szCs w:val="20"/>
        </w:rPr>
        <w:t>section</w:t>
      </w:r>
    </w:p>
    <w:p w14:paraId="1DE6D4FA" w14:textId="77777777" w:rsidR="00661F9F" w:rsidRPr="00661F9F" w:rsidRDefault="00661F9F" w:rsidP="00661F9F">
      <w:pPr>
        <w:spacing w:after="0"/>
        <w:rPr>
          <w:rFonts w:ascii="Arial" w:hAnsi="Arial" w:cs="Arial"/>
          <w:sz w:val="20"/>
          <w:szCs w:val="20"/>
        </w:rPr>
      </w:pPr>
    </w:p>
    <w:p w14:paraId="61BB4D33" w14:textId="3B852E99" w:rsidR="00661F9F" w:rsidRDefault="00661F9F" w:rsidP="00661F9F">
      <w:pPr>
        <w:spacing w:after="0"/>
        <w:rPr>
          <w:rFonts w:ascii="Arial" w:hAnsi="Arial" w:cs="Arial"/>
          <w:sz w:val="20"/>
          <w:szCs w:val="20"/>
        </w:rPr>
      </w:pPr>
      <w:r w:rsidRPr="00661F9F">
        <w:rPr>
          <w:rFonts w:ascii="Arial" w:hAnsi="Arial" w:cs="Arial"/>
          <w:sz w:val="20"/>
          <w:szCs w:val="20"/>
        </w:rPr>
        <w:t>&lt;</w:t>
      </w:r>
      <w:r w:rsidRPr="00F535CC">
        <w:rPr>
          <w:rFonts w:ascii="Arial" w:hAnsi="Arial" w:cs="Arial"/>
          <w:color w:val="EE0000"/>
          <w:sz w:val="20"/>
          <w:szCs w:val="20"/>
        </w:rPr>
        <w:t>hr</w:t>
      </w:r>
      <w:r w:rsidRPr="00661F9F">
        <w:rPr>
          <w:rFonts w:ascii="Arial" w:hAnsi="Arial" w:cs="Arial"/>
          <w:sz w:val="20"/>
          <w:szCs w:val="20"/>
        </w:rPr>
        <w:t>&gt;</w:t>
      </w:r>
    </w:p>
    <w:p w14:paraId="51EE0FE3" w14:textId="77777777" w:rsidR="00FF5885" w:rsidRPr="00DE23C6" w:rsidRDefault="00FF5885" w:rsidP="00DE23C6">
      <w:pPr>
        <w:spacing w:after="0"/>
        <w:rPr>
          <w:rFonts w:ascii="Arial" w:hAnsi="Arial" w:cs="Arial"/>
          <w:sz w:val="20"/>
          <w:szCs w:val="20"/>
        </w:rPr>
      </w:pPr>
    </w:p>
    <w:p w14:paraId="351189BF" w14:textId="7F7EDBF9" w:rsidR="00DE23C6" w:rsidRDefault="00DE23C6" w:rsidP="00DE23C6">
      <w:pPr>
        <w:spacing w:after="0"/>
        <w:rPr>
          <w:rFonts w:ascii="Arial" w:hAnsi="Arial" w:cs="Arial"/>
          <w:sz w:val="20"/>
          <w:szCs w:val="20"/>
        </w:rPr>
      </w:pPr>
      <w:r w:rsidRPr="00DE23C6">
        <w:rPr>
          <w:rFonts w:ascii="Arial" w:hAnsi="Arial" w:cs="Arial"/>
          <w:sz w:val="20"/>
          <w:szCs w:val="20"/>
        </w:rPr>
        <w:t>&lt;</w:t>
      </w:r>
      <w:r w:rsidRPr="00FF5885">
        <w:rPr>
          <w:rFonts w:ascii="Arial" w:hAnsi="Arial" w:cs="Arial"/>
          <w:color w:val="EE0000"/>
          <w:sz w:val="20"/>
          <w:szCs w:val="20"/>
        </w:rPr>
        <w:t>main</w:t>
      </w:r>
      <w:r w:rsidRPr="00DE23C6">
        <w:rPr>
          <w:rFonts w:ascii="Arial" w:hAnsi="Arial" w:cs="Arial"/>
          <w:sz w:val="20"/>
          <w:szCs w:val="20"/>
        </w:rPr>
        <w:t xml:space="preserve"> </w:t>
      </w:r>
      <w:r w:rsidRPr="00115F92">
        <w:rPr>
          <w:rFonts w:ascii="Arial" w:hAnsi="Arial" w:cs="Arial"/>
          <w:color w:val="663300"/>
          <w:sz w:val="20"/>
          <w:szCs w:val="20"/>
        </w:rPr>
        <w:t>class</w:t>
      </w:r>
      <w:r w:rsidRPr="00DE23C6">
        <w:rPr>
          <w:rFonts w:ascii="Arial" w:hAnsi="Arial" w:cs="Arial"/>
          <w:sz w:val="20"/>
          <w:szCs w:val="20"/>
        </w:rPr>
        <w:t>=</w:t>
      </w:r>
      <w:r w:rsidRPr="00115F92">
        <w:rPr>
          <w:rFonts w:ascii="Arial" w:hAnsi="Arial" w:cs="Arial"/>
          <w:color w:val="00CC00"/>
          <w:sz w:val="20"/>
          <w:szCs w:val="20"/>
        </w:rPr>
        <w:t>"cart-container"</w:t>
      </w:r>
      <w:r w:rsidRPr="00DE23C6">
        <w:rPr>
          <w:rFonts w:ascii="Arial" w:hAnsi="Arial" w:cs="Arial"/>
          <w:sz w:val="20"/>
          <w:szCs w:val="20"/>
        </w:rPr>
        <w:t>&gt;</w:t>
      </w:r>
    </w:p>
    <w:p w14:paraId="18FB4626" w14:textId="77777777" w:rsidR="00E7426B" w:rsidRPr="00DE23C6" w:rsidRDefault="00E7426B" w:rsidP="00DE23C6">
      <w:pPr>
        <w:spacing w:after="0"/>
        <w:rPr>
          <w:rFonts w:ascii="Arial" w:hAnsi="Arial" w:cs="Arial"/>
          <w:sz w:val="20"/>
          <w:szCs w:val="20"/>
        </w:rPr>
      </w:pPr>
    </w:p>
    <w:p w14:paraId="7CDE2C2A" w14:textId="7BEBFD8F" w:rsidR="00DE23C6" w:rsidRPr="00DE23C6" w:rsidRDefault="00DE23C6" w:rsidP="00DE23C6">
      <w:pPr>
        <w:spacing w:after="0"/>
        <w:rPr>
          <w:rFonts w:ascii="Arial" w:hAnsi="Arial" w:cs="Arial"/>
          <w:sz w:val="20"/>
          <w:szCs w:val="20"/>
        </w:rPr>
      </w:pPr>
      <w:r w:rsidRPr="00DE23C6">
        <w:rPr>
          <w:rFonts w:ascii="Arial" w:hAnsi="Arial" w:cs="Arial"/>
          <w:sz w:val="20"/>
          <w:szCs w:val="20"/>
        </w:rPr>
        <w:t xml:space="preserve">    &lt;</w:t>
      </w:r>
      <w:r w:rsidRPr="00ED0D4D">
        <w:rPr>
          <w:rFonts w:ascii="Arial" w:hAnsi="Arial" w:cs="Arial"/>
          <w:color w:val="EE0000"/>
          <w:sz w:val="20"/>
          <w:szCs w:val="20"/>
        </w:rPr>
        <w:t>section</w:t>
      </w:r>
      <w:r w:rsidRPr="00DE23C6">
        <w:rPr>
          <w:rFonts w:ascii="Arial" w:hAnsi="Arial" w:cs="Arial"/>
          <w:sz w:val="20"/>
          <w:szCs w:val="20"/>
        </w:rPr>
        <w:t xml:space="preserve"> </w:t>
      </w:r>
      <w:r w:rsidRPr="00ED0D4D">
        <w:rPr>
          <w:rFonts w:ascii="Arial" w:hAnsi="Arial" w:cs="Arial"/>
          <w:color w:val="663300"/>
          <w:sz w:val="20"/>
          <w:szCs w:val="20"/>
        </w:rPr>
        <w:t>class</w:t>
      </w:r>
      <w:r w:rsidRPr="00DE23C6">
        <w:rPr>
          <w:rFonts w:ascii="Arial" w:hAnsi="Arial" w:cs="Arial"/>
          <w:sz w:val="20"/>
          <w:szCs w:val="20"/>
        </w:rPr>
        <w:t>=</w:t>
      </w:r>
      <w:r w:rsidRPr="00ED0D4D">
        <w:rPr>
          <w:rFonts w:ascii="Arial" w:hAnsi="Arial" w:cs="Arial"/>
          <w:color w:val="00CC00"/>
          <w:sz w:val="20"/>
          <w:szCs w:val="20"/>
        </w:rPr>
        <w:t>"cart-items"</w:t>
      </w:r>
      <w:r w:rsidRPr="00DE23C6">
        <w:rPr>
          <w:rFonts w:ascii="Arial" w:hAnsi="Arial" w:cs="Arial"/>
          <w:sz w:val="20"/>
          <w:szCs w:val="20"/>
        </w:rPr>
        <w:t>&gt;</w:t>
      </w:r>
    </w:p>
    <w:p w14:paraId="479FEE60" w14:textId="725147E8" w:rsidR="00FD7167" w:rsidRDefault="00DE23C6" w:rsidP="00DE23C6">
      <w:pPr>
        <w:spacing w:after="0"/>
        <w:rPr>
          <w:rFonts w:ascii="Arial" w:hAnsi="Arial" w:cs="Arial"/>
          <w:sz w:val="20"/>
          <w:szCs w:val="20"/>
        </w:rPr>
      </w:pPr>
      <w:r w:rsidRPr="00DE23C6">
        <w:rPr>
          <w:rFonts w:ascii="Arial" w:hAnsi="Arial" w:cs="Arial"/>
          <w:sz w:val="20"/>
          <w:szCs w:val="20"/>
        </w:rPr>
        <w:t xml:space="preserve">        &lt;</w:t>
      </w:r>
      <w:r w:rsidRPr="00ED0D4D">
        <w:rPr>
          <w:rFonts w:ascii="Arial" w:hAnsi="Arial" w:cs="Arial"/>
          <w:color w:val="EE0000"/>
          <w:sz w:val="20"/>
          <w:szCs w:val="20"/>
        </w:rPr>
        <w:t>h2</w:t>
      </w:r>
      <w:r w:rsidRPr="00DE23C6">
        <w:rPr>
          <w:rFonts w:ascii="Arial" w:hAnsi="Arial" w:cs="Arial"/>
          <w:sz w:val="20"/>
          <w:szCs w:val="20"/>
        </w:rPr>
        <w:t>&gt;Shopping Cart&lt;/</w:t>
      </w:r>
      <w:r w:rsidRPr="00ED0D4D">
        <w:rPr>
          <w:rFonts w:ascii="Arial" w:hAnsi="Arial" w:cs="Arial"/>
          <w:color w:val="EE0000"/>
          <w:sz w:val="20"/>
          <w:szCs w:val="20"/>
        </w:rPr>
        <w:t>h2</w:t>
      </w:r>
      <w:r w:rsidRPr="00DE23C6">
        <w:rPr>
          <w:rFonts w:ascii="Arial" w:hAnsi="Arial" w:cs="Arial"/>
          <w:sz w:val="20"/>
          <w:szCs w:val="20"/>
        </w:rPr>
        <w:t>&gt;</w:t>
      </w:r>
    </w:p>
    <w:p w14:paraId="63E42D6A" w14:textId="77777777" w:rsidR="00FA7957" w:rsidRDefault="00FA7957" w:rsidP="00DE23C6">
      <w:pPr>
        <w:spacing w:after="0"/>
        <w:rPr>
          <w:rFonts w:ascii="Arial" w:hAnsi="Arial" w:cs="Arial"/>
          <w:sz w:val="20"/>
          <w:szCs w:val="20"/>
        </w:rPr>
      </w:pPr>
    </w:p>
    <w:p w14:paraId="3F7965D9" w14:textId="1B682703" w:rsidR="009742FE" w:rsidRPr="009742FE" w:rsidRDefault="009742FE" w:rsidP="009742FE">
      <w:pPr>
        <w:spacing w:after="0"/>
        <w:rPr>
          <w:rFonts w:ascii="Arial" w:hAnsi="Arial" w:cs="Arial"/>
          <w:sz w:val="20"/>
          <w:szCs w:val="20"/>
        </w:rPr>
      </w:pPr>
      <w:r w:rsidRPr="009742FE">
        <w:rPr>
          <w:rFonts w:ascii="Arial" w:hAnsi="Arial" w:cs="Arial"/>
          <w:sz w:val="20"/>
          <w:szCs w:val="20"/>
        </w:rPr>
        <w:t xml:space="preserve">  &lt;</w:t>
      </w:r>
      <w:r w:rsidRPr="009742FE">
        <w:rPr>
          <w:rFonts w:ascii="Arial" w:hAnsi="Arial" w:cs="Arial"/>
          <w:color w:val="EE0000"/>
          <w:sz w:val="20"/>
          <w:szCs w:val="20"/>
        </w:rPr>
        <w:t>div</w:t>
      </w:r>
      <w:r w:rsidRPr="009742FE">
        <w:rPr>
          <w:rFonts w:ascii="Arial" w:hAnsi="Arial" w:cs="Arial"/>
          <w:sz w:val="20"/>
          <w:szCs w:val="20"/>
        </w:rPr>
        <w:t xml:space="preserve"> </w:t>
      </w:r>
      <w:r w:rsidRPr="00D3043A">
        <w:rPr>
          <w:rFonts w:ascii="Arial" w:hAnsi="Arial" w:cs="Arial"/>
          <w:color w:val="663300"/>
          <w:sz w:val="20"/>
          <w:szCs w:val="20"/>
        </w:rPr>
        <w:t>class</w:t>
      </w:r>
      <w:r w:rsidRPr="009742FE">
        <w:rPr>
          <w:rFonts w:ascii="Arial" w:hAnsi="Arial" w:cs="Arial"/>
          <w:sz w:val="20"/>
          <w:szCs w:val="20"/>
        </w:rPr>
        <w:t>=</w:t>
      </w:r>
      <w:r w:rsidRPr="00127A6B">
        <w:rPr>
          <w:rFonts w:ascii="Arial" w:hAnsi="Arial" w:cs="Arial"/>
          <w:color w:val="00CC00"/>
          <w:sz w:val="20"/>
          <w:szCs w:val="20"/>
        </w:rPr>
        <w:t>"cart-item"</w:t>
      </w:r>
      <w:r w:rsidRPr="009742FE">
        <w:rPr>
          <w:rFonts w:ascii="Arial" w:hAnsi="Arial" w:cs="Arial"/>
          <w:sz w:val="20"/>
          <w:szCs w:val="20"/>
        </w:rPr>
        <w:t>&gt;</w:t>
      </w:r>
    </w:p>
    <w:p w14:paraId="2ECA2965" w14:textId="05386F1B" w:rsidR="00FA7957" w:rsidRDefault="009742FE" w:rsidP="009742FE">
      <w:pPr>
        <w:spacing w:after="0"/>
        <w:rPr>
          <w:rFonts w:ascii="Arial" w:hAnsi="Arial" w:cs="Arial"/>
          <w:sz w:val="20"/>
          <w:szCs w:val="20"/>
        </w:rPr>
      </w:pPr>
      <w:r w:rsidRPr="009742FE">
        <w:rPr>
          <w:rFonts w:ascii="Arial" w:hAnsi="Arial" w:cs="Arial"/>
          <w:sz w:val="20"/>
          <w:szCs w:val="20"/>
        </w:rPr>
        <w:t xml:space="preserve">            &lt;</w:t>
      </w:r>
      <w:r w:rsidRPr="009742FE">
        <w:rPr>
          <w:rFonts w:ascii="Arial" w:hAnsi="Arial" w:cs="Arial"/>
          <w:color w:val="EE0000"/>
          <w:sz w:val="20"/>
          <w:szCs w:val="20"/>
        </w:rPr>
        <w:t>img</w:t>
      </w:r>
      <w:r w:rsidRPr="009742FE">
        <w:rPr>
          <w:rFonts w:ascii="Arial" w:hAnsi="Arial" w:cs="Arial"/>
          <w:sz w:val="20"/>
          <w:szCs w:val="20"/>
        </w:rPr>
        <w:t xml:space="preserve"> </w:t>
      </w:r>
      <w:r w:rsidRPr="00D3043A">
        <w:rPr>
          <w:rFonts w:ascii="Arial" w:hAnsi="Arial" w:cs="Arial"/>
          <w:color w:val="663300"/>
          <w:sz w:val="20"/>
          <w:szCs w:val="20"/>
        </w:rPr>
        <w:t>src</w:t>
      </w:r>
      <w:r w:rsidRPr="009742FE">
        <w:rPr>
          <w:rFonts w:ascii="Arial" w:hAnsi="Arial" w:cs="Arial"/>
          <w:sz w:val="20"/>
          <w:szCs w:val="20"/>
        </w:rPr>
        <w:t>=</w:t>
      </w:r>
      <w:r w:rsidRPr="00A53256">
        <w:rPr>
          <w:rFonts w:ascii="Arial" w:hAnsi="Arial" w:cs="Arial"/>
          <w:color w:val="00CC00"/>
          <w:sz w:val="20"/>
          <w:szCs w:val="20"/>
        </w:rPr>
        <w:t>"product1.jpg"</w:t>
      </w:r>
      <w:r w:rsidRPr="00EF5E80">
        <w:rPr>
          <w:rFonts w:ascii="Arial" w:hAnsi="Arial" w:cs="Arial"/>
          <w:color w:val="663300"/>
          <w:sz w:val="20"/>
          <w:szCs w:val="20"/>
        </w:rPr>
        <w:t>class</w:t>
      </w:r>
      <w:r w:rsidRPr="009742FE">
        <w:rPr>
          <w:rFonts w:ascii="Arial" w:hAnsi="Arial" w:cs="Arial"/>
          <w:sz w:val="20"/>
          <w:szCs w:val="20"/>
        </w:rPr>
        <w:t>=</w:t>
      </w:r>
      <w:r w:rsidRPr="00EF5E80">
        <w:rPr>
          <w:rFonts w:ascii="Arial" w:hAnsi="Arial" w:cs="Arial"/>
          <w:color w:val="00CC00"/>
          <w:sz w:val="20"/>
          <w:szCs w:val="20"/>
        </w:rPr>
        <w:t>"product-img"</w:t>
      </w:r>
      <w:r w:rsidRPr="00D3043A">
        <w:rPr>
          <w:rFonts w:ascii="Arial" w:hAnsi="Arial" w:cs="Arial"/>
          <w:color w:val="663300"/>
          <w:sz w:val="20"/>
          <w:szCs w:val="20"/>
        </w:rPr>
        <w:t>alt</w:t>
      </w:r>
      <w:r w:rsidRPr="009742FE">
        <w:rPr>
          <w:rFonts w:ascii="Arial" w:hAnsi="Arial" w:cs="Arial"/>
          <w:sz w:val="20"/>
          <w:szCs w:val="20"/>
        </w:rPr>
        <w:t>=</w:t>
      </w:r>
      <w:r w:rsidRPr="00E82D0B">
        <w:rPr>
          <w:rFonts w:ascii="Arial" w:hAnsi="Arial" w:cs="Arial"/>
          <w:color w:val="00CC00"/>
          <w:sz w:val="20"/>
          <w:szCs w:val="20"/>
        </w:rPr>
        <w:t>"Product image"</w:t>
      </w:r>
      <w:r w:rsidRPr="009742FE">
        <w:rPr>
          <w:rFonts w:ascii="Arial" w:hAnsi="Arial" w:cs="Arial"/>
          <w:sz w:val="20"/>
          <w:szCs w:val="20"/>
        </w:rPr>
        <w:t>&gt;</w:t>
      </w:r>
    </w:p>
    <w:p w14:paraId="00F4785B" w14:textId="77777777" w:rsidR="00A93438" w:rsidRDefault="00A93438" w:rsidP="009742FE">
      <w:pPr>
        <w:spacing w:after="0"/>
        <w:rPr>
          <w:rFonts w:ascii="Arial" w:hAnsi="Arial" w:cs="Arial"/>
          <w:sz w:val="20"/>
          <w:szCs w:val="20"/>
        </w:rPr>
      </w:pPr>
    </w:p>
    <w:p w14:paraId="6BE23808" w14:textId="35DE7191" w:rsidR="00D3631C" w:rsidRPr="00D3631C" w:rsidRDefault="00D3631C" w:rsidP="00D3631C">
      <w:pPr>
        <w:spacing w:after="0"/>
        <w:rPr>
          <w:rFonts w:ascii="Arial" w:hAnsi="Arial" w:cs="Arial"/>
          <w:sz w:val="20"/>
          <w:szCs w:val="20"/>
        </w:rPr>
      </w:pPr>
      <w:r w:rsidRPr="00D3631C">
        <w:rPr>
          <w:rFonts w:ascii="Arial" w:hAnsi="Arial" w:cs="Arial"/>
          <w:sz w:val="20"/>
          <w:szCs w:val="20"/>
        </w:rPr>
        <w:t xml:space="preserve">&lt;div </w:t>
      </w:r>
      <w:r w:rsidRPr="00BF2A92">
        <w:rPr>
          <w:rFonts w:ascii="Arial" w:hAnsi="Arial" w:cs="Arial"/>
          <w:color w:val="663300"/>
          <w:sz w:val="20"/>
          <w:szCs w:val="20"/>
        </w:rPr>
        <w:t>class</w:t>
      </w:r>
      <w:r w:rsidRPr="005640A5">
        <w:rPr>
          <w:rFonts w:ascii="Arial" w:hAnsi="Arial" w:cs="Arial"/>
          <w:color w:val="00CC00"/>
          <w:sz w:val="20"/>
          <w:szCs w:val="20"/>
        </w:rPr>
        <w:t>="item-details"</w:t>
      </w:r>
      <w:r w:rsidRPr="00D3631C">
        <w:rPr>
          <w:rFonts w:ascii="Arial" w:hAnsi="Arial" w:cs="Arial"/>
          <w:sz w:val="20"/>
          <w:szCs w:val="20"/>
        </w:rPr>
        <w:t>&gt;</w:t>
      </w:r>
    </w:p>
    <w:p w14:paraId="608C6EC9" w14:textId="77777777" w:rsidR="00D3631C" w:rsidRPr="00D3631C" w:rsidRDefault="00D3631C" w:rsidP="00D3631C">
      <w:pPr>
        <w:spacing w:after="0"/>
        <w:rPr>
          <w:rFonts w:ascii="Arial" w:hAnsi="Arial" w:cs="Arial"/>
          <w:sz w:val="20"/>
          <w:szCs w:val="20"/>
        </w:rPr>
      </w:pPr>
      <w:r w:rsidRPr="00D3631C">
        <w:rPr>
          <w:rFonts w:ascii="Arial" w:hAnsi="Arial" w:cs="Arial"/>
          <w:sz w:val="20"/>
          <w:szCs w:val="20"/>
        </w:rPr>
        <w:t xml:space="preserve">                &lt;</w:t>
      </w:r>
      <w:r w:rsidRPr="00847078">
        <w:rPr>
          <w:rFonts w:ascii="Arial" w:hAnsi="Arial" w:cs="Arial"/>
          <w:color w:val="EE0000"/>
          <w:sz w:val="20"/>
          <w:szCs w:val="20"/>
        </w:rPr>
        <w:t>h4</w:t>
      </w:r>
      <w:r w:rsidRPr="00D3631C">
        <w:rPr>
          <w:rFonts w:ascii="Arial" w:hAnsi="Arial" w:cs="Arial"/>
          <w:sz w:val="20"/>
          <w:szCs w:val="20"/>
        </w:rPr>
        <w:t>&gt;PRODUCT NAME&lt;/</w:t>
      </w:r>
      <w:r w:rsidRPr="00847078">
        <w:rPr>
          <w:rFonts w:ascii="Arial" w:hAnsi="Arial" w:cs="Arial"/>
          <w:color w:val="EE0000"/>
          <w:sz w:val="20"/>
          <w:szCs w:val="20"/>
        </w:rPr>
        <w:t>h4</w:t>
      </w:r>
      <w:r w:rsidRPr="00D3631C">
        <w:rPr>
          <w:rFonts w:ascii="Arial" w:hAnsi="Arial" w:cs="Arial"/>
          <w:sz w:val="20"/>
          <w:szCs w:val="20"/>
        </w:rPr>
        <w:t>&gt;</w:t>
      </w:r>
    </w:p>
    <w:p w14:paraId="0682F3CF" w14:textId="77777777" w:rsidR="00D3631C" w:rsidRPr="00D3631C" w:rsidRDefault="00D3631C" w:rsidP="00D3631C">
      <w:pPr>
        <w:spacing w:after="0"/>
        <w:rPr>
          <w:rFonts w:ascii="Arial" w:hAnsi="Arial" w:cs="Arial"/>
          <w:sz w:val="20"/>
          <w:szCs w:val="20"/>
        </w:rPr>
      </w:pPr>
      <w:r w:rsidRPr="00D3631C">
        <w:rPr>
          <w:rFonts w:ascii="Arial" w:hAnsi="Arial" w:cs="Arial"/>
          <w:sz w:val="20"/>
          <w:szCs w:val="20"/>
        </w:rPr>
        <w:t xml:space="preserve">                &lt;</w:t>
      </w:r>
      <w:r w:rsidRPr="00847078">
        <w:rPr>
          <w:rFonts w:ascii="Arial" w:hAnsi="Arial" w:cs="Arial"/>
          <w:color w:val="EE0000"/>
          <w:sz w:val="20"/>
          <w:szCs w:val="20"/>
        </w:rPr>
        <w:t>p</w:t>
      </w:r>
      <w:r w:rsidRPr="00D3631C">
        <w:rPr>
          <w:rFonts w:ascii="Arial" w:hAnsi="Arial" w:cs="Arial"/>
          <w:sz w:val="20"/>
          <w:szCs w:val="20"/>
        </w:rPr>
        <w:t xml:space="preserve">&gt;Lorem ipsum dolor </w:t>
      </w:r>
      <w:proofErr w:type="gramStart"/>
      <w:r w:rsidRPr="00D3631C">
        <w:rPr>
          <w:rFonts w:ascii="Arial" w:hAnsi="Arial" w:cs="Arial"/>
          <w:sz w:val="20"/>
          <w:szCs w:val="20"/>
        </w:rPr>
        <w:t>sit</w:t>
      </w:r>
      <w:proofErr w:type="gramEnd"/>
      <w:r w:rsidRPr="00D3631C">
        <w:rPr>
          <w:rFonts w:ascii="Arial" w:hAnsi="Arial" w:cs="Arial"/>
          <w:sz w:val="20"/>
          <w:szCs w:val="20"/>
        </w:rPr>
        <w:t xml:space="preserve"> amet, consectetur&lt;/</w:t>
      </w:r>
      <w:r w:rsidRPr="00847078">
        <w:rPr>
          <w:rFonts w:ascii="Arial" w:hAnsi="Arial" w:cs="Arial"/>
          <w:color w:val="EE0000"/>
          <w:sz w:val="20"/>
          <w:szCs w:val="20"/>
        </w:rPr>
        <w:t>p</w:t>
      </w:r>
      <w:r w:rsidRPr="00D3631C">
        <w:rPr>
          <w:rFonts w:ascii="Arial" w:hAnsi="Arial" w:cs="Arial"/>
          <w:sz w:val="20"/>
          <w:szCs w:val="20"/>
        </w:rPr>
        <w:t>&gt;</w:t>
      </w:r>
    </w:p>
    <w:p w14:paraId="68CFF70E" w14:textId="0B344EAC" w:rsidR="00D3631C" w:rsidRPr="00D3631C" w:rsidRDefault="00D3631C" w:rsidP="00D3631C">
      <w:pPr>
        <w:spacing w:after="0"/>
        <w:rPr>
          <w:rFonts w:ascii="Arial" w:hAnsi="Arial" w:cs="Arial"/>
          <w:sz w:val="20"/>
          <w:szCs w:val="20"/>
        </w:rPr>
      </w:pPr>
      <w:r w:rsidRPr="00D3631C">
        <w:rPr>
          <w:rFonts w:ascii="Arial" w:hAnsi="Arial" w:cs="Arial"/>
          <w:sz w:val="20"/>
          <w:szCs w:val="20"/>
        </w:rPr>
        <w:t xml:space="preserve">                &lt;</w:t>
      </w:r>
      <w:r w:rsidRPr="00847078">
        <w:rPr>
          <w:rFonts w:ascii="Arial" w:hAnsi="Arial" w:cs="Arial"/>
          <w:color w:val="EE0000"/>
          <w:sz w:val="20"/>
          <w:szCs w:val="20"/>
        </w:rPr>
        <w:t>p</w:t>
      </w:r>
      <w:r w:rsidRPr="00D3631C">
        <w:rPr>
          <w:rFonts w:ascii="Arial" w:hAnsi="Arial" w:cs="Arial"/>
          <w:sz w:val="20"/>
          <w:szCs w:val="20"/>
        </w:rPr>
        <w:t xml:space="preserve"> </w:t>
      </w:r>
      <w:r w:rsidRPr="00BF2A92">
        <w:rPr>
          <w:rFonts w:ascii="Arial" w:hAnsi="Arial" w:cs="Arial"/>
          <w:color w:val="663300"/>
          <w:sz w:val="20"/>
          <w:szCs w:val="20"/>
        </w:rPr>
        <w:t>class</w:t>
      </w:r>
      <w:r w:rsidRPr="00D3631C">
        <w:rPr>
          <w:rFonts w:ascii="Arial" w:hAnsi="Arial" w:cs="Arial"/>
          <w:sz w:val="20"/>
          <w:szCs w:val="20"/>
        </w:rPr>
        <w:t>=</w:t>
      </w:r>
      <w:r w:rsidRPr="00A75B5C">
        <w:rPr>
          <w:rFonts w:ascii="Arial" w:hAnsi="Arial" w:cs="Arial"/>
          <w:color w:val="00CC00"/>
          <w:sz w:val="20"/>
          <w:szCs w:val="20"/>
        </w:rPr>
        <w:t>"price</w:t>
      </w:r>
      <w:proofErr w:type="gramStart"/>
      <w:r w:rsidRPr="00A75B5C">
        <w:rPr>
          <w:rFonts w:ascii="Arial" w:hAnsi="Arial" w:cs="Arial"/>
          <w:color w:val="00CC00"/>
          <w:sz w:val="20"/>
          <w:szCs w:val="20"/>
        </w:rPr>
        <w:t>"</w:t>
      </w:r>
      <w:r w:rsidR="00A75B5C" w:rsidRPr="00A75B5C">
        <w:rPr>
          <w:rFonts w:ascii="Arial" w:hAnsi="Arial" w:cs="Arial"/>
          <w:color w:val="00CC00"/>
          <w:sz w:val="20"/>
          <w:szCs w:val="20"/>
        </w:rPr>
        <w:t xml:space="preserve">  </w:t>
      </w:r>
      <w:r w:rsidRPr="00D3631C">
        <w:rPr>
          <w:rFonts w:ascii="Arial" w:hAnsi="Arial" w:cs="Arial"/>
          <w:sz w:val="20"/>
          <w:szCs w:val="20"/>
        </w:rPr>
        <w:t>&gt;</w:t>
      </w:r>
      <w:proofErr w:type="gramEnd"/>
      <w:r w:rsidRPr="00D3631C">
        <w:rPr>
          <w:rFonts w:ascii="Arial" w:hAnsi="Arial" w:cs="Arial"/>
          <w:sz w:val="20"/>
          <w:szCs w:val="20"/>
        </w:rPr>
        <w:t>$</w:t>
      </w:r>
      <w:r w:rsidRPr="00D3631C">
        <w:rPr>
          <w:rFonts w:ascii="Arial" w:hAnsi="Arial" w:cs="Arial"/>
          <w:sz w:val="20"/>
          <w:szCs w:val="20"/>
        </w:rPr>
        <w:t>300&lt;/</w:t>
      </w:r>
      <w:r w:rsidRPr="00847078">
        <w:rPr>
          <w:rFonts w:ascii="Arial" w:hAnsi="Arial" w:cs="Arial"/>
          <w:color w:val="EE0000"/>
          <w:sz w:val="20"/>
          <w:szCs w:val="20"/>
        </w:rPr>
        <w:t>p</w:t>
      </w:r>
      <w:r w:rsidRPr="00D3631C">
        <w:rPr>
          <w:rFonts w:ascii="Arial" w:hAnsi="Arial" w:cs="Arial"/>
          <w:sz w:val="20"/>
          <w:szCs w:val="20"/>
        </w:rPr>
        <w:t>&gt;</w:t>
      </w:r>
    </w:p>
    <w:p w14:paraId="1F65C1F0" w14:textId="0D45D065" w:rsidR="00A93438" w:rsidRDefault="00D3631C" w:rsidP="00D3631C">
      <w:pPr>
        <w:spacing w:after="0"/>
        <w:rPr>
          <w:rFonts w:ascii="Arial" w:hAnsi="Arial" w:cs="Arial"/>
          <w:sz w:val="20"/>
          <w:szCs w:val="20"/>
        </w:rPr>
      </w:pPr>
      <w:r w:rsidRPr="00D3631C">
        <w:rPr>
          <w:rFonts w:ascii="Arial" w:hAnsi="Arial" w:cs="Arial"/>
          <w:sz w:val="20"/>
          <w:szCs w:val="20"/>
        </w:rPr>
        <w:t xml:space="preserve">            &lt;/</w:t>
      </w:r>
      <w:r w:rsidRPr="00DB1C52">
        <w:rPr>
          <w:rFonts w:ascii="Arial" w:hAnsi="Arial" w:cs="Arial"/>
          <w:color w:val="EE0000"/>
          <w:sz w:val="20"/>
          <w:szCs w:val="20"/>
        </w:rPr>
        <w:t>div</w:t>
      </w:r>
      <w:r w:rsidRPr="00D3631C">
        <w:rPr>
          <w:rFonts w:ascii="Arial" w:hAnsi="Arial" w:cs="Arial"/>
          <w:sz w:val="20"/>
          <w:szCs w:val="20"/>
        </w:rPr>
        <w:t>&gt;</w:t>
      </w:r>
    </w:p>
    <w:p w14:paraId="61ACD799" w14:textId="77777777" w:rsidR="00FD7167" w:rsidRDefault="00FD7167" w:rsidP="003E5670">
      <w:pPr>
        <w:spacing w:after="0"/>
        <w:rPr>
          <w:rFonts w:ascii="Arial" w:hAnsi="Arial" w:cs="Arial"/>
          <w:sz w:val="20"/>
          <w:szCs w:val="20"/>
        </w:rPr>
      </w:pPr>
    </w:p>
    <w:p w14:paraId="7C74CB20" w14:textId="77777777" w:rsidR="00FD7167" w:rsidRDefault="00FD7167" w:rsidP="003E5670">
      <w:pPr>
        <w:spacing w:after="0"/>
        <w:rPr>
          <w:rFonts w:ascii="Arial" w:hAnsi="Arial" w:cs="Arial"/>
          <w:sz w:val="20"/>
          <w:szCs w:val="20"/>
        </w:rPr>
      </w:pPr>
    </w:p>
    <w:p w14:paraId="0A8C6B6D" w14:textId="7A1C0CA1" w:rsidR="0081100A" w:rsidRPr="0081100A" w:rsidRDefault="0081100A" w:rsidP="0081100A">
      <w:pPr>
        <w:spacing w:after="0"/>
        <w:rPr>
          <w:rFonts w:ascii="Arial" w:hAnsi="Arial" w:cs="Arial"/>
          <w:sz w:val="20"/>
          <w:szCs w:val="20"/>
        </w:rPr>
      </w:pPr>
      <w:r w:rsidRPr="0081100A">
        <w:rPr>
          <w:rFonts w:ascii="Arial" w:hAnsi="Arial" w:cs="Arial"/>
          <w:sz w:val="20"/>
          <w:szCs w:val="20"/>
        </w:rPr>
        <w:lastRenderedPageBreak/>
        <w:t xml:space="preserve">     &lt;</w:t>
      </w:r>
      <w:r w:rsidRPr="0065128A">
        <w:rPr>
          <w:rFonts w:ascii="Arial" w:hAnsi="Arial" w:cs="Arial"/>
          <w:color w:val="EE0000"/>
          <w:sz w:val="20"/>
          <w:szCs w:val="20"/>
        </w:rPr>
        <w:t>div</w:t>
      </w:r>
      <w:r w:rsidRPr="0081100A">
        <w:rPr>
          <w:rFonts w:ascii="Arial" w:hAnsi="Arial" w:cs="Arial"/>
          <w:sz w:val="20"/>
          <w:szCs w:val="20"/>
        </w:rPr>
        <w:t xml:space="preserve"> </w:t>
      </w:r>
      <w:r w:rsidRPr="00A2415C">
        <w:rPr>
          <w:rFonts w:ascii="Arial" w:hAnsi="Arial" w:cs="Arial"/>
          <w:color w:val="663300"/>
          <w:sz w:val="20"/>
          <w:szCs w:val="20"/>
        </w:rPr>
        <w:t>class</w:t>
      </w:r>
      <w:r w:rsidRPr="0081100A">
        <w:rPr>
          <w:rFonts w:ascii="Arial" w:hAnsi="Arial" w:cs="Arial"/>
          <w:sz w:val="20"/>
          <w:szCs w:val="20"/>
        </w:rPr>
        <w:t>=</w:t>
      </w:r>
      <w:r w:rsidRPr="0065128A">
        <w:rPr>
          <w:rFonts w:ascii="Arial" w:hAnsi="Arial" w:cs="Arial"/>
          <w:color w:val="00CC00"/>
          <w:sz w:val="20"/>
          <w:szCs w:val="20"/>
        </w:rPr>
        <w:t>"quantity"</w:t>
      </w:r>
      <w:r w:rsidRPr="0081100A">
        <w:rPr>
          <w:rFonts w:ascii="Arial" w:hAnsi="Arial" w:cs="Arial"/>
          <w:sz w:val="20"/>
          <w:szCs w:val="20"/>
        </w:rPr>
        <w:t>&gt;</w:t>
      </w:r>
    </w:p>
    <w:p w14:paraId="4801F1E4" w14:textId="2882E2AD" w:rsidR="0081100A" w:rsidRPr="0081100A" w:rsidRDefault="0081100A" w:rsidP="0081100A">
      <w:pPr>
        <w:spacing w:after="0"/>
        <w:rPr>
          <w:rFonts w:ascii="Arial" w:hAnsi="Arial" w:cs="Arial"/>
          <w:sz w:val="20"/>
          <w:szCs w:val="20"/>
        </w:rPr>
      </w:pPr>
      <w:r w:rsidRPr="0081100A">
        <w:rPr>
          <w:rFonts w:ascii="Arial" w:hAnsi="Arial" w:cs="Arial"/>
          <w:sz w:val="20"/>
          <w:szCs w:val="20"/>
        </w:rPr>
        <w:t xml:space="preserve">                &lt;</w:t>
      </w:r>
      <w:r w:rsidRPr="0064142E">
        <w:rPr>
          <w:rFonts w:ascii="Arial" w:hAnsi="Arial" w:cs="Arial"/>
          <w:color w:val="EE0000"/>
          <w:sz w:val="20"/>
          <w:szCs w:val="20"/>
        </w:rPr>
        <w:t>input</w:t>
      </w:r>
      <w:r w:rsidR="00C84CE9">
        <w:rPr>
          <w:rFonts w:ascii="Arial" w:hAnsi="Arial" w:cs="Arial"/>
          <w:color w:val="EE0000"/>
          <w:sz w:val="20"/>
          <w:szCs w:val="20"/>
        </w:rPr>
        <w:t xml:space="preserve">  </w:t>
      </w:r>
      <w:r w:rsidRPr="00763926">
        <w:rPr>
          <w:rFonts w:ascii="Arial" w:hAnsi="Arial" w:cs="Arial"/>
          <w:color w:val="663300"/>
          <w:sz w:val="20"/>
          <w:szCs w:val="20"/>
        </w:rPr>
        <w:t>type</w:t>
      </w:r>
      <w:r w:rsidR="00C84CE9">
        <w:rPr>
          <w:rFonts w:ascii="Arial" w:hAnsi="Arial" w:cs="Arial"/>
          <w:sz w:val="20"/>
          <w:szCs w:val="20"/>
        </w:rPr>
        <w:t xml:space="preserve">  </w:t>
      </w:r>
      <w:r w:rsidRPr="0081100A">
        <w:rPr>
          <w:rFonts w:ascii="Arial" w:hAnsi="Arial" w:cs="Arial"/>
          <w:sz w:val="20"/>
          <w:szCs w:val="20"/>
        </w:rPr>
        <w:t>=</w:t>
      </w:r>
      <w:r w:rsidRPr="00771983">
        <w:rPr>
          <w:rFonts w:ascii="Arial" w:hAnsi="Arial" w:cs="Arial"/>
          <w:color w:val="00CC00"/>
          <w:sz w:val="20"/>
          <w:szCs w:val="20"/>
        </w:rPr>
        <w:t>"number"</w:t>
      </w:r>
      <w:r w:rsidR="0093516E">
        <w:rPr>
          <w:rFonts w:ascii="Arial" w:hAnsi="Arial" w:cs="Arial"/>
          <w:color w:val="00CC00"/>
          <w:sz w:val="20"/>
          <w:szCs w:val="20"/>
        </w:rPr>
        <w:t xml:space="preserve">  </w:t>
      </w:r>
      <w:r w:rsidRPr="0093516E">
        <w:rPr>
          <w:rFonts w:ascii="Arial" w:hAnsi="Arial" w:cs="Arial"/>
          <w:color w:val="663300"/>
          <w:sz w:val="20"/>
          <w:szCs w:val="20"/>
        </w:rPr>
        <w:t>value</w:t>
      </w:r>
      <w:r w:rsidR="0093516E" w:rsidRPr="0093516E">
        <w:rPr>
          <w:rFonts w:ascii="Arial" w:hAnsi="Arial" w:cs="Arial"/>
          <w:color w:val="663300"/>
          <w:sz w:val="20"/>
          <w:szCs w:val="20"/>
        </w:rPr>
        <w:t xml:space="preserve"> </w:t>
      </w:r>
      <w:r w:rsidR="0093516E">
        <w:rPr>
          <w:rFonts w:ascii="Arial" w:hAnsi="Arial" w:cs="Arial"/>
          <w:sz w:val="20"/>
          <w:szCs w:val="20"/>
        </w:rPr>
        <w:t xml:space="preserve"> </w:t>
      </w:r>
      <w:r w:rsidRPr="0081100A">
        <w:rPr>
          <w:rFonts w:ascii="Arial" w:hAnsi="Arial" w:cs="Arial"/>
          <w:sz w:val="20"/>
          <w:szCs w:val="20"/>
        </w:rPr>
        <w:t>=</w:t>
      </w:r>
      <w:r w:rsidRPr="00F77BAC">
        <w:rPr>
          <w:rFonts w:ascii="Arial" w:hAnsi="Arial" w:cs="Arial"/>
          <w:color w:val="00CC00"/>
          <w:sz w:val="20"/>
          <w:szCs w:val="20"/>
        </w:rPr>
        <w:t>"1"</w:t>
      </w:r>
      <w:r w:rsidRPr="00763926">
        <w:rPr>
          <w:rFonts w:ascii="Arial" w:hAnsi="Arial" w:cs="Arial"/>
          <w:color w:val="663300"/>
          <w:sz w:val="20"/>
          <w:szCs w:val="20"/>
        </w:rPr>
        <w:t>min</w:t>
      </w:r>
      <w:r w:rsidRPr="0081100A">
        <w:rPr>
          <w:rFonts w:ascii="Arial" w:hAnsi="Arial" w:cs="Arial"/>
          <w:sz w:val="20"/>
          <w:szCs w:val="20"/>
        </w:rPr>
        <w:t>=</w:t>
      </w:r>
      <w:r w:rsidR="00F11F9A">
        <w:rPr>
          <w:rFonts w:ascii="Arial" w:hAnsi="Arial" w:cs="Arial"/>
          <w:sz w:val="20"/>
          <w:szCs w:val="20"/>
        </w:rPr>
        <w:t xml:space="preserve"> </w:t>
      </w:r>
      <w:r w:rsidRPr="00F11F9A">
        <w:rPr>
          <w:rFonts w:ascii="Arial" w:hAnsi="Arial" w:cs="Arial"/>
          <w:color w:val="00CC00"/>
          <w:sz w:val="20"/>
          <w:szCs w:val="20"/>
        </w:rPr>
        <w:t>"1</w:t>
      </w:r>
      <w:ins w:id="0" w:author="Microsoft Word" w:date="2025-12-08T10:44:00Z" w16du:dateUtc="2025-12-07T21:44:00Z">
        <w:r w:rsidRPr="00F11F9A">
          <w:rPr>
            <w:rFonts w:ascii="Arial" w:hAnsi="Arial" w:cs="Arial"/>
            <w:color w:val="00CC00"/>
            <w:sz w:val="20"/>
            <w:szCs w:val="20"/>
          </w:rPr>
          <w:t>"</w:t>
        </w:r>
        <w:r w:rsidRPr="0081100A">
          <w:rPr>
            <w:rFonts w:ascii="Arial" w:hAnsi="Arial" w:cs="Arial"/>
            <w:sz w:val="20"/>
            <w:szCs w:val="20"/>
          </w:rPr>
          <w:t>&gt;</w:t>
        </w:r>
      </w:ins>
      <w:r w:rsidRPr="0081100A">
        <w:rPr>
          <w:rFonts w:ascii="Arial" w:hAnsi="Arial" w:cs="Arial"/>
          <w:sz w:val="20"/>
          <w:szCs w:val="20"/>
        </w:rPr>
        <w:t xml:space="preserve"> pcs</w:t>
      </w:r>
    </w:p>
    <w:p w14:paraId="0DA981A3" w14:textId="77777777" w:rsidR="0081100A" w:rsidRPr="0081100A" w:rsidRDefault="0081100A" w:rsidP="0081100A">
      <w:pPr>
        <w:spacing w:after="0"/>
        <w:rPr>
          <w:rFonts w:ascii="Arial" w:hAnsi="Arial" w:cs="Arial"/>
          <w:sz w:val="20"/>
          <w:szCs w:val="20"/>
        </w:rPr>
      </w:pPr>
      <w:r w:rsidRPr="0081100A">
        <w:rPr>
          <w:rFonts w:ascii="Arial" w:hAnsi="Arial" w:cs="Arial"/>
          <w:sz w:val="20"/>
          <w:szCs w:val="20"/>
        </w:rPr>
        <w:t xml:space="preserve">            &lt;/</w:t>
      </w:r>
      <w:r w:rsidRPr="0064142E">
        <w:rPr>
          <w:rFonts w:ascii="Arial" w:hAnsi="Arial" w:cs="Arial"/>
          <w:color w:val="EE0000"/>
          <w:sz w:val="20"/>
          <w:szCs w:val="20"/>
        </w:rPr>
        <w:t>div</w:t>
      </w:r>
      <w:r w:rsidRPr="0081100A">
        <w:rPr>
          <w:rFonts w:ascii="Arial" w:hAnsi="Arial" w:cs="Arial"/>
          <w:sz w:val="20"/>
          <w:szCs w:val="20"/>
        </w:rPr>
        <w:t>&gt;</w:t>
      </w:r>
    </w:p>
    <w:p w14:paraId="7AAB4085" w14:textId="3ADEFA78" w:rsidR="00FD7167" w:rsidRDefault="0081100A" w:rsidP="0081100A">
      <w:pPr>
        <w:spacing w:after="0"/>
        <w:rPr>
          <w:rFonts w:ascii="Arial" w:hAnsi="Arial" w:cs="Arial"/>
          <w:sz w:val="20"/>
          <w:szCs w:val="20"/>
        </w:rPr>
      </w:pPr>
      <w:r w:rsidRPr="0081100A">
        <w:rPr>
          <w:rFonts w:ascii="Arial" w:hAnsi="Arial" w:cs="Arial"/>
          <w:sz w:val="20"/>
          <w:szCs w:val="20"/>
        </w:rPr>
        <w:t xml:space="preserve">        &lt;/</w:t>
      </w:r>
      <w:r w:rsidRPr="0064142E">
        <w:rPr>
          <w:rFonts w:ascii="Arial" w:hAnsi="Arial" w:cs="Arial"/>
          <w:color w:val="EE0000"/>
          <w:sz w:val="20"/>
          <w:szCs w:val="20"/>
        </w:rPr>
        <w:t>div</w:t>
      </w:r>
      <w:r w:rsidRPr="0081100A">
        <w:rPr>
          <w:rFonts w:ascii="Arial" w:hAnsi="Arial" w:cs="Arial"/>
          <w:sz w:val="20"/>
          <w:szCs w:val="20"/>
        </w:rPr>
        <w:t>&gt;</w:t>
      </w:r>
    </w:p>
    <w:p w14:paraId="55EA2F9D" w14:textId="77777777" w:rsidR="00FD7167" w:rsidRDefault="00FD7167" w:rsidP="003E5670">
      <w:pPr>
        <w:spacing w:after="0"/>
        <w:rPr>
          <w:rFonts w:ascii="Arial" w:hAnsi="Arial" w:cs="Arial"/>
          <w:sz w:val="20"/>
          <w:szCs w:val="20"/>
        </w:rPr>
      </w:pPr>
    </w:p>
    <w:p w14:paraId="1629A0BF" w14:textId="6B9E3F65" w:rsidR="00830A37" w:rsidRPr="00830A37" w:rsidRDefault="00830A37" w:rsidP="00830A37">
      <w:pPr>
        <w:spacing w:after="0"/>
        <w:rPr>
          <w:rFonts w:ascii="Arial" w:hAnsi="Arial" w:cs="Arial"/>
          <w:sz w:val="20"/>
          <w:szCs w:val="20"/>
        </w:rPr>
      </w:pPr>
      <w:r w:rsidRPr="00830A37">
        <w:rPr>
          <w:rFonts w:ascii="Arial" w:hAnsi="Arial" w:cs="Arial"/>
          <w:sz w:val="20"/>
          <w:szCs w:val="20"/>
        </w:rPr>
        <w:t>&lt;</w:t>
      </w:r>
      <w:r w:rsidRPr="00935A36">
        <w:rPr>
          <w:rFonts w:ascii="Arial" w:hAnsi="Arial" w:cs="Arial"/>
          <w:color w:val="EE0000"/>
          <w:sz w:val="20"/>
          <w:szCs w:val="20"/>
        </w:rPr>
        <w:t>div</w:t>
      </w:r>
      <w:r w:rsidRPr="00830A37">
        <w:rPr>
          <w:rFonts w:ascii="Arial" w:hAnsi="Arial" w:cs="Arial"/>
          <w:sz w:val="20"/>
          <w:szCs w:val="20"/>
        </w:rPr>
        <w:t xml:space="preserve"> </w:t>
      </w:r>
      <w:r w:rsidRPr="00935A36">
        <w:rPr>
          <w:rFonts w:ascii="Arial" w:hAnsi="Arial" w:cs="Arial"/>
          <w:color w:val="663300"/>
          <w:sz w:val="20"/>
          <w:szCs w:val="20"/>
        </w:rPr>
        <w:t>class</w:t>
      </w:r>
      <w:r w:rsidRPr="00830A37">
        <w:rPr>
          <w:rFonts w:ascii="Arial" w:hAnsi="Arial" w:cs="Arial"/>
          <w:sz w:val="20"/>
          <w:szCs w:val="20"/>
        </w:rPr>
        <w:t>=</w:t>
      </w:r>
      <w:r w:rsidRPr="00EC7155">
        <w:rPr>
          <w:rFonts w:ascii="Arial" w:hAnsi="Arial" w:cs="Arial"/>
          <w:color w:val="00CC00"/>
          <w:sz w:val="20"/>
          <w:szCs w:val="20"/>
        </w:rPr>
        <w:t>"cart-item"</w:t>
      </w:r>
      <w:r w:rsidRPr="00830A37">
        <w:rPr>
          <w:rFonts w:ascii="Arial" w:hAnsi="Arial" w:cs="Arial"/>
          <w:sz w:val="20"/>
          <w:szCs w:val="20"/>
        </w:rPr>
        <w:t>&gt;</w:t>
      </w:r>
    </w:p>
    <w:p w14:paraId="2FF1957F" w14:textId="6B739809" w:rsidR="00871010" w:rsidRDefault="00830A37" w:rsidP="00830A37">
      <w:pPr>
        <w:spacing w:after="0"/>
        <w:rPr>
          <w:rFonts w:ascii="Arial" w:hAnsi="Arial" w:cs="Arial"/>
          <w:sz w:val="20"/>
          <w:szCs w:val="20"/>
        </w:rPr>
      </w:pPr>
      <w:r w:rsidRPr="00830A37">
        <w:rPr>
          <w:rFonts w:ascii="Arial" w:hAnsi="Arial" w:cs="Arial"/>
          <w:sz w:val="20"/>
          <w:szCs w:val="20"/>
        </w:rPr>
        <w:t xml:space="preserve">            &lt;</w:t>
      </w:r>
      <w:r w:rsidRPr="00935A36">
        <w:rPr>
          <w:rFonts w:ascii="Arial" w:hAnsi="Arial" w:cs="Arial"/>
          <w:color w:val="EE0000"/>
          <w:sz w:val="20"/>
          <w:szCs w:val="20"/>
        </w:rPr>
        <w:t>img</w:t>
      </w:r>
      <w:r w:rsidRPr="00830A37">
        <w:rPr>
          <w:rFonts w:ascii="Arial" w:hAnsi="Arial" w:cs="Arial"/>
          <w:sz w:val="20"/>
          <w:szCs w:val="20"/>
        </w:rPr>
        <w:t xml:space="preserve"> </w:t>
      </w:r>
      <w:r w:rsidRPr="00EC7155">
        <w:rPr>
          <w:rFonts w:ascii="Arial" w:hAnsi="Arial" w:cs="Arial"/>
          <w:color w:val="663300"/>
          <w:sz w:val="20"/>
          <w:szCs w:val="20"/>
        </w:rPr>
        <w:t>src</w:t>
      </w:r>
      <w:r w:rsidRPr="00830A37">
        <w:rPr>
          <w:rFonts w:ascii="Arial" w:hAnsi="Arial" w:cs="Arial"/>
          <w:sz w:val="20"/>
          <w:szCs w:val="20"/>
        </w:rPr>
        <w:t>=</w:t>
      </w:r>
      <w:r w:rsidRPr="00EC7155">
        <w:rPr>
          <w:rFonts w:ascii="Arial" w:hAnsi="Arial" w:cs="Arial"/>
          <w:color w:val="00CC00"/>
          <w:sz w:val="20"/>
          <w:szCs w:val="20"/>
        </w:rPr>
        <w:t>"product2.jpg"</w:t>
      </w:r>
      <w:r w:rsidRPr="00EC7155">
        <w:rPr>
          <w:rFonts w:ascii="Arial" w:hAnsi="Arial" w:cs="Arial"/>
          <w:color w:val="663300"/>
          <w:sz w:val="20"/>
          <w:szCs w:val="20"/>
        </w:rPr>
        <w:t>class</w:t>
      </w:r>
      <w:r w:rsidRPr="00830A37">
        <w:rPr>
          <w:rFonts w:ascii="Arial" w:hAnsi="Arial" w:cs="Arial"/>
          <w:sz w:val="20"/>
          <w:szCs w:val="20"/>
        </w:rPr>
        <w:t>=</w:t>
      </w:r>
      <w:r w:rsidRPr="00592995">
        <w:rPr>
          <w:rFonts w:ascii="Arial" w:hAnsi="Arial" w:cs="Arial"/>
          <w:color w:val="00CC00"/>
          <w:sz w:val="20"/>
          <w:szCs w:val="20"/>
        </w:rPr>
        <w:t>"product-img"</w:t>
      </w:r>
      <w:r w:rsidRPr="00EC7155">
        <w:rPr>
          <w:rFonts w:ascii="Arial" w:hAnsi="Arial" w:cs="Arial"/>
          <w:color w:val="663300"/>
          <w:sz w:val="20"/>
          <w:szCs w:val="20"/>
        </w:rPr>
        <w:t>alt</w:t>
      </w:r>
      <w:r w:rsidRPr="00830A37">
        <w:rPr>
          <w:rFonts w:ascii="Arial" w:hAnsi="Arial" w:cs="Arial"/>
          <w:sz w:val="20"/>
          <w:szCs w:val="20"/>
        </w:rPr>
        <w:t>=</w:t>
      </w:r>
      <w:r w:rsidRPr="00592995">
        <w:rPr>
          <w:rFonts w:ascii="Arial" w:hAnsi="Arial" w:cs="Arial"/>
          <w:color w:val="00CC00"/>
          <w:sz w:val="20"/>
          <w:szCs w:val="20"/>
        </w:rPr>
        <w:t>"Product image"</w:t>
      </w:r>
      <w:r w:rsidR="002B67B1">
        <w:rPr>
          <w:rFonts w:ascii="Arial" w:hAnsi="Arial" w:cs="Arial"/>
          <w:sz w:val="20"/>
          <w:szCs w:val="20"/>
        </w:rPr>
        <w:t>&gt;</w:t>
      </w:r>
    </w:p>
    <w:p w14:paraId="2C496EEE" w14:textId="77777777" w:rsidR="002B67B1" w:rsidRDefault="002B67B1" w:rsidP="00830A37">
      <w:pPr>
        <w:spacing w:after="0"/>
        <w:rPr>
          <w:rFonts w:ascii="Arial" w:hAnsi="Arial" w:cs="Arial"/>
          <w:sz w:val="20"/>
          <w:szCs w:val="20"/>
        </w:rPr>
      </w:pPr>
    </w:p>
    <w:p w14:paraId="4068169F" w14:textId="31A04B1D" w:rsidR="009403F1" w:rsidRPr="009403F1" w:rsidRDefault="009403F1" w:rsidP="009403F1">
      <w:pPr>
        <w:spacing w:after="0"/>
        <w:rPr>
          <w:rFonts w:ascii="Arial" w:hAnsi="Arial" w:cs="Arial"/>
          <w:sz w:val="20"/>
          <w:szCs w:val="20"/>
        </w:rPr>
      </w:pPr>
      <w:r w:rsidRPr="009403F1">
        <w:rPr>
          <w:rFonts w:ascii="Arial" w:hAnsi="Arial" w:cs="Arial"/>
          <w:sz w:val="20"/>
          <w:szCs w:val="20"/>
        </w:rPr>
        <w:t>&lt;</w:t>
      </w:r>
      <w:r w:rsidRPr="00A56269">
        <w:rPr>
          <w:rFonts w:ascii="Arial" w:hAnsi="Arial" w:cs="Arial"/>
          <w:color w:val="FF0000"/>
          <w:sz w:val="20"/>
          <w:szCs w:val="20"/>
        </w:rPr>
        <w:t>div</w:t>
      </w:r>
      <w:r w:rsidRPr="009403F1">
        <w:rPr>
          <w:rFonts w:ascii="Arial" w:hAnsi="Arial" w:cs="Arial"/>
          <w:sz w:val="20"/>
          <w:szCs w:val="20"/>
        </w:rPr>
        <w:t xml:space="preserve"> </w:t>
      </w:r>
      <w:r w:rsidRPr="00395837">
        <w:rPr>
          <w:rFonts w:ascii="Arial" w:hAnsi="Arial" w:cs="Arial"/>
          <w:color w:val="663300"/>
          <w:sz w:val="20"/>
          <w:szCs w:val="20"/>
        </w:rPr>
        <w:t>class</w:t>
      </w:r>
      <w:r w:rsidRPr="009403F1">
        <w:rPr>
          <w:rFonts w:ascii="Arial" w:hAnsi="Arial" w:cs="Arial"/>
          <w:sz w:val="20"/>
          <w:szCs w:val="20"/>
        </w:rPr>
        <w:t>=</w:t>
      </w:r>
      <w:r w:rsidRPr="00774AF2">
        <w:rPr>
          <w:rFonts w:ascii="Arial" w:hAnsi="Arial" w:cs="Arial"/>
          <w:color w:val="00CC00"/>
          <w:sz w:val="20"/>
          <w:szCs w:val="20"/>
        </w:rPr>
        <w:t>"item-details"</w:t>
      </w:r>
      <w:r w:rsidRPr="009403F1">
        <w:rPr>
          <w:rFonts w:ascii="Arial" w:hAnsi="Arial" w:cs="Arial"/>
          <w:sz w:val="20"/>
          <w:szCs w:val="20"/>
        </w:rPr>
        <w:t>&gt;</w:t>
      </w:r>
    </w:p>
    <w:p w14:paraId="74389ABD" w14:textId="77777777" w:rsidR="009403F1" w:rsidRPr="009403F1" w:rsidRDefault="009403F1" w:rsidP="009403F1">
      <w:pPr>
        <w:spacing w:after="0"/>
        <w:rPr>
          <w:rFonts w:ascii="Arial" w:hAnsi="Arial" w:cs="Arial"/>
          <w:sz w:val="20"/>
          <w:szCs w:val="20"/>
        </w:rPr>
      </w:pPr>
      <w:r w:rsidRPr="009403F1">
        <w:rPr>
          <w:rFonts w:ascii="Arial" w:hAnsi="Arial" w:cs="Arial"/>
          <w:sz w:val="20"/>
          <w:szCs w:val="20"/>
        </w:rPr>
        <w:t xml:space="preserve">                &lt;</w:t>
      </w:r>
      <w:r w:rsidRPr="00A56269">
        <w:rPr>
          <w:rFonts w:ascii="Arial" w:hAnsi="Arial" w:cs="Arial"/>
          <w:color w:val="FF0000"/>
          <w:sz w:val="20"/>
          <w:szCs w:val="20"/>
        </w:rPr>
        <w:t>h4</w:t>
      </w:r>
      <w:r w:rsidRPr="009403F1">
        <w:rPr>
          <w:rFonts w:ascii="Arial" w:hAnsi="Arial" w:cs="Arial"/>
          <w:sz w:val="20"/>
          <w:szCs w:val="20"/>
        </w:rPr>
        <w:t>&gt;PRODUCT NAME&lt;/</w:t>
      </w:r>
      <w:r w:rsidRPr="00A56269">
        <w:rPr>
          <w:rFonts w:ascii="Arial" w:hAnsi="Arial" w:cs="Arial"/>
          <w:color w:val="FF0000"/>
          <w:sz w:val="20"/>
          <w:szCs w:val="20"/>
        </w:rPr>
        <w:t>h4</w:t>
      </w:r>
      <w:r w:rsidRPr="009403F1">
        <w:rPr>
          <w:rFonts w:ascii="Arial" w:hAnsi="Arial" w:cs="Arial"/>
          <w:sz w:val="20"/>
          <w:szCs w:val="20"/>
        </w:rPr>
        <w:t>&gt;</w:t>
      </w:r>
    </w:p>
    <w:p w14:paraId="3A9541B7" w14:textId="77777777" w:rsidR="009403F1" w:rsidRPr="009403F1" w:rsidRDefault="009403F1" w:rsidP="009403F1">
      <w:pPr>
        <w:spacing w:after="0"/>
        <w:rPr>
          <w:rFonts w:ascii="Arial" w:hAnsi="Arial" w:cs="Arial"/>
          <w:sz w:val="20"/>
          <w:szCs w:val="20"/>
        </w:rPr>
      </w:pPr>
      <w:r w:rsidRPr="009403F1">
        <w:rPr>
          <w:rFonts w:ascii="Arial" w:hAnsi="Arial" w:cs="Arial"/>
          <w:sz w:val="20"/>
          <w:szCs w:val="20"/>
        </w:rPr>
        <w:t xml:space="preserve">                &lt;</w:t>
      </w:r>
      <w:r w:rsidRPr="00A56269">
        <w:rPr>
          <w:rFonts w:ascii="Arial" w:hAnsi="Arial" w:cs="Arial"/>
          <w:color w:val="FF0000"/>
          <w:sz w:val="20"/>
          <w:szCs w:val="20"/>
        </w:rPr>
        <w:t>p</w:t>
      </w:r>
      <w:r w:rsidRPr="009403F1">
        <w:rPr>
          <w:rFonts w:ascii="Arial" w:hAnsi="Arial" w:cs="Arial"/>
          <w:sz w:val="20"/>
          <w:szCs w:val="20"/>
        </w:rPr>
        <w:t>&gt;Sed do eiusmod tempor incididunt ut labore et&lt;/</w:t>
      </w:r>
      <w:r w:rsidRPr="00A56269">
        <w:rPr>
          <w:rFonts w:ascii="Arial" w:hAnsi="Arial" w:cs="Arial"/>
          <w:color w:val="FF0000"/>
          <w:sz w:val="20"/>
          <w:szCs w:val="20"/>
        </w:rPr>
        <w:t>p</w:t>
      </w:r>
      <w:r w:rsidRPr="009403F1">
        <w:rPr>
          <w:rFonts w:ascii="Arial" w:hAnsi="Arial" w:cs="Arial"/>
          <w:sz w:val="20"/>
          <w:szCs w:val="20"/>
        </w:rPr>
        <w:t>&gt;</w:t>
      </w:r>
    </w:p>
    <w:p w14:paraId="0B06E978" w14:textId="5524894B" w:rsidR="009403F1" w:rsidRPr="009403F1" w:rsidRDefault="009403F1" w:rsidP="009403F1">
      <w:pPr>
        <w:spacing w:after="0"/>
        <w:rPr>
          <w:rFonts w:ascii="Arial" w:hAnsi="Arial" w:cs="Arial"/>
          <w:sz w:val="20"/>
          <w:szCs w:val="20"/>
        </w:rPr>
      </w:pPr>
      <w:r w:rsidRPr="009403F1">
        <w:rPr>
          <w:rFonts w:ascii="Arial" w:hAnsi="Arial" w:cs="Arial"/>
          <w:sz w:val="20"/>
          <w:szCs w:val="20"/>
        </w:rPr>
        <w:t xml:space="preserve">                &lt;</w:t>
      </w:r>
      <w:r w:rsidRPr="00A56269">
        <w:rPr>
          <w:rFonts w:ascii="Arial" w:hAnsi="Arial" w:cs="Arial"/>
          <w:color w:val="FF0000"/>
          <w:sz w:val="20"/>
          <w:szCs w:val="20"/>
        </w:rPr>
        <w:t>p</w:t>
      </w:r>
      <w:r w:rsidRPr="009403F1">
        <w:rPr>
          <w:rFonts w:ascii="Arial" w:hAnsi="Arial" w:cs="Arial"/>
          <w:sz w:val="20"/>
          <w:szCs w:val="20"/>
        </w:rPr>
        <w:t xml:space="preserve"> </w:t>
      </w:r>
      <w:r w:rsidRPr="00395837">
        <w:rPr>
          <w:rFonts w:ascii="Arial" w:hAnsi="Arial" w:cs="Arial"/>
          <w:color w:val="663300"/>
          <w:sz w:val="20"/>
          <w:szCs w:val="20"/>
        </w:rPr>
        <w:t>class</w:t>
      </w:r>
      <w:r w:rsidRPr="009403F1">
        <w:rPr>
          <w:rFonts w:ascii="Arial" w:hAnsi="Arial" w:cs="Arial"/>
          <w:sz w:val="20"/>
          <w:szCs w:val="20"/>
        </w:rPr>
        <w:t>=</w:t>
      </w:r>
      <w:r w:rsidRPr="008E61D4">
        <w:rPr>
          <w:rFonts w:ascii="Arial" w:hAnsi="Arial" w:cs="Arial"/>
          <w:color w:val="00CC00"/>
          <w:sz w:val="20"/>
          <w:szCs w:val="20"/>
        </w:rPr>
        <w:t>"price"</w:t>
      </w:r>
      <w:r w:rsidRPr="009403F1">
        <w:rPr>
          <w:rFonts w:ascii="Arial" w:hAnsi="Arial" w:cs="Arial"/>
          <w:sz w:val="20"/>
          <w:szCs w:val="20"/>
        </w:rPr>
        <w:t>&gt;$300&lt;/</w:t>
      </w:r>
      <w:r w:rsidRPr="00A56269">
        <w:rPr>
          <w:rFonts w:ascii="Arial" w:hAnsi="Arial" w:cs="Arial"/>
          <w:color w:val="FF0000"/>
          <w:sz w:val="20"/>
          <w:szCs w:val="20"/>
        </w:rPr>
        <w:t>p</w:t>
      </w:r>
      <w:r w:rsidRPr="009403F1">
        <w:rPr>
          <w:rFonts w:ascii="Arial" w:hAnsi="Arial" w:cs="Arial"/>
          <w:sz w:val="20"/>
          <w:szCs w:val="20"/>
        </w:rPr>
        <w:t>&gt;</w:t>
      </w:r>
    </w:p>
    <w:p w14:paraId="3D198E8D" w14:textId="233747DC" w:rsidR="002B67B1" w:rsidRPr="002B67B1" w:rsidRDefault="009403F1" w:rsidP="009403F1">
      <w:pPr>
        <w:spacing w:after="0"/>
        <w:rPr>
          <w:rFonts w:ascii="Arial" w:hAnsi="Arial" w:cs="Arial"/>
          <w:sz w:val="20"/>
          <w:szCs w:val="20"/>
        </w:rPr>
      </w:pPr>
      <w:r w:rsidRPr="009403F1">
        <w:rPr>
          <w:rFonts w:ascii="Arial" w:hAnsi="Arial" w:cs="Arial"/>
          <w:sz w:val="20"/>
          <w:szCs w:val="20"/>
        </w:rPr>
        <w:t xml:space="preserve">            &lt;/</w:t>
      </w:r>
      <w:r w:rsidRPr="00A56269">
        <w:rPr>
          <w:rFonts w:ascii="Arial" w:hAnsi="Arial" w:cs="Arial"/>
          <w:color w:val="FF0000"/>
          <w:sz w:val="20"/>
          <w:szCs w:val="20"/>
        </w:rPr>
        <w:t>div</w:t>
      </w:r>
      <w:r w:rsidRPr="009403F1">
        <w:rPr>
          <w:rFonts w:ascii="Arial" w:hAnsi="Arial" w:cs="Arial"/>
          <w:sz w:val="20"/>
          <w:szCs w:val="20"/>
        </w:rPr>
        <w:t>&gt;</w:t>
      </w:r>
    </w:p>
    <w:p w14:paraId="4B2B2809" w14:textId="77777777" w:rsidR="00FD7167" w:rsidRDefault="00FD7167" w:rsidP="003E5670">
      <w:pPr>
        <w:spacing w:after="0"/>
        <w:rPr>
          <w:rFonts w:ascii="Arial" w:hAnsi="Arial" w:cs="Arial"/>
          <w:sz w:val="20"/>
          <w:szCs w:val="20"/>
        </w:rPr>
      </w:pPr>
    </w:p>
    <w:p w14:paraId="59FBB2D1" w14:textId="7BEC1087" w:rsidR="0043114E" w:rsidRPr="0043114E" w:rsidRDefault="0043114E" w:rsidP="0043114E">
      <w:pPr>
        <w:spacing w:after="0"/>
        <w:rPr>
          <w:rFonts w:ascii="Arial" w:hAnsi="Arial" w:cs="Arial"/>
          <w:sz w:val="20"/>
          <w:szCs w:val="20"/>
        </w:rPr>
      </w:pPr>
      <w:r w:rsidRPr="0043114E">
        <w:rPr>
          <w:rFonts w:ascii="Arial" w:hAnsi="Arial" w:cs="Arial"/>
          <w:sz w:val="20"/>
          <w:szCs w:val="20"/>
        </w:rPr>
        <w:t xml:space="preserve">    &lt;</w:t>
      </w:r>
      <w:r w:rsidRPr="0043114E">
        <w:rPr>
          <w:rFonts w:ascii="Arial" w:hAnsi="Arial" w:cs="Arial"/>
          <w:color w:val="EE0000"/>
          <w:sz w:val="20"/>
          <w:szCs w:val="20"/>
        </w:rPr>
        <w:t>div</w:t>
      </w:r>
      <w:r w:rsidRPr="0043114E">
        <w:rPr>
          <w:rFonts w:ascii="Arial" w:hAnsi="Arial" w:cs="Arial"/>
          <w:sz w:val="20"/>
          <w:szCs w:val="20"/>
        </w:rPr>
        <w:t xml:space="preserve"> class=</w:t>
      </w:r>
      <w:r w:rsidRPr="0043114E">
        <w:rPr>
          <w:rFonts w:ascii="Arial" w:hAnsi="Arial" w:cs="Arial"/>
          <w:color w:val="00CC00"/>
          <w:sz w:val="20"/>
          <w:szCs w:val="20"/>
        </w:rPr>
        <w:t>"quantity"</w:t>
      </w:r>
      <w:r w:rsidRPr="0043114E">
        <w:rPr>
          <w:rFonts w:ascii="Arial" w:hAnsi="Arial" w:cs="Arial"/>
          <w:sz w:val="20"/>
          <w:szCs w:val="20"/>
        </w:rPr>
        <w:t>&gt;</w:t>
      </w:r>
    </w:p>
    <w:p w14:paraId="2807D77D" w14:textId="62BC6211" w:rsidR="0043114E" w:rsidRPr="0043114E" w:rsidRDefault="0043114E" w:rsidP="0043114E">
      <w:pPr>
        <w:spacing w:after="0"/>
        <w:rPr>
          <w:rFonts w:ascii="Arial" w:hAnsi="Arial" w:cs="Arial"/>
          <w:sz w:val="20"/>
          <w:szCs w:val="20"/>
        </w:rPr>
      </w:pPr>
      <w:r w:rsidRPr="0043114E">
        <w:rPr>
          <w:rFonts w:ascii="Arial" w:hAnsi="Arial" w:cs="Arial"/>
          <w:sz w:val="20"/>
          <w:szCs w:val="20"/>
        </w:rPr>
        <w:t xml:space="preserve">                &lt;</w:t>
      </w:r>
      <w:r w:rsidRPr="0043114E">
        <w:rPr>
          <w:rFonts w:ascii="Arial" w:hAnsi="Arial" w:cs="Arial"/>
          <w:color w:val="EE0000"/>
          <w:sz w:val="20"/>
          <w:szCs w:val="20"/>
        </w:rPr>
        <w:t>input</w:t>
      </w:r>
      <w:r w:rsidRPr="0043114E">
        <w:rPr>
          <w:rFonts w:ascii="Arial" w:hAnsi="Arial" w:cs="Arial"/>
          <w:sz w:val="20"/>
          <w:szCs w:val="20"/>
        </w:rPr>
        <w:t xml:space="preserve"> </w:t>
      </w:r>
      <w:r w:rsidRPr="00435F71">
        <w:rPr>
          <w:rFonts w:ascii="Arial" w:hAnsi="Arial" w:cs="Arial"/>
          <w:color w:val="663300"/>
          <w:sz w:val="20"/>
          <w:szCs w:val="20"/>
        </w:rPr>
        <w:t>type</w:t>
      </w:r>
      <w:r w:rsidRPr="0043114E">
        <w:rPr>
          <w:rFonts w:ascii="Arial" w:hAnsi="Arial" w:cs="Arial"/>
          <w:sz w:val="20"/>
          <w:szCs w:val="20"/>
        </w:rPr>
        <w:t>=</w:t>
      </w:r>
      <w:r w:rsidRPr="00F441D0">
        <w:rPr>
          <w:rFonts w:ascii="Arial" w:hAnsi="Arial" w:cs="Arial"/>
          <w:color w:val="00CC00"/>
          <w:sz w:val="20"/>
          <w:szCs w:val="20"/>
        </w:rPr>
        <w:t>"number"</w:t>
      </w:r>
      <w:r w:rsidRPr="00F441D0">
        <w:rPr>
          <w:rFonts w:ascii="Arial" w:hAnsi="Arial" w:cs="Arial"/>
          <w:color w:val="663300"/>
          <w:sz w:val="20"/>
          <w:szCs w:val="20"/>
        </w:rPr>
        <w:t>value</w:t>
      </w:r>
      <w:r w:rsidRPr="0043114E">
        <w:rPr>
          <w:rFonts w:ascii="Arial" w:hAnsi="Arial" w:cs="Arial"/>
          <w:sz w:val="20"/>
          <w:szCs w:val="20"/>
        </w:rPr>
        <w:t>=</w:t>
      </w:r>
      <w:r w:rsidRPr="00F565A6">
        <w:rPr>
          <w:rFonts w:ascii="Arial" w:hAnsi="Arial" w:cs="Arial"/>
          <w:color w:val="00CC00"/>
          <w:sz w:val="20"/>
          <w:szCs w:val="20"/>
        </w:rPr>
        <w:t>"1"</w:t>
      </w:r>
      <w:r w:rsidRPr="00F441D0">
        <w:rPr>
          <w:rFonts w:ascii="Arial" w:hAnsi="Arial" w:cs="Arial"/>
          <w:color w:val="663300"/>
          <w:sz w:val="20"/>
          <w:szCs w:val="20"/>
        </w:rPr>
        <w:t>min</w:t>
      </w:r>
      <w:r w:rsidRPr="0043114E">
        <w:rPr>
          <w:rFonts w:ascii="Arial" w:hAnsi="Arial" w:cs="Arial"/>
          <w:sz w:val="20"/>
          <w:szCs w:val="20"/>
        </w:rPr>
        <w:t>=</w:t>
      </w:r>
      <w:r w:rsidRPr="00F565A6">
        <w:rPr>
          <w:rFonts w:ascii="Arial" w:hAnsi="Arial" w:cs="Arial"/>
          <w:color w:val="00CC00"/>
          <w:sz w:val="20"/>
          <w:szCs w:val="20"/>
        </w:rPr>
        <w:t>"1"</w:t>
      </w:r>
      <w:r w:rsidRPr="0043114E">
        <w:rPr>
          <w:rFonts w:ascii="Arial" w:hAnsi="Arial" w:cs="Arial"/>
          <w:sz w:val="20"/>
          <w:szCs w:val="20"/>
        </w:rPr>
        <w:t>&gt; pcs</w:t>
      </w:r>
    </w:p>
    <w:p w14:paraId="4FE2AEE6" w14:textId="77777777" w:rsidR="0043114E" w:rsidRPr="0043114E" w:rsidRDefault="0043114E" w:rsidP="0043114E">
      <w:pPr>
        <w:spacing w:after="0"/>
        <w:rPr>
          <w:rFonts w:ascii="Arial" w:hAnsi="Arial" w:cs="Arial"/>
          <w:sz w:val="20"/>
          <w:szCs w:val="20"/>
        </w:rPr>
      </w:pPr>
      <w:r w:rsidRPr="0043114E">
        <w:rPr>
          <w:rFonts w:ascii="Arial" w:hAnsi="Arial" w:cs="Arial"/>
          <w:sz w:val="20"/>
          <w:szCs w:val="20"/>
        </w:rPr>
        <w:t xml:space="preserve">            &lt;/</w:t>
      </w:r>
      <w:r w:rsidRPr="0043114E">
        <w:rPr>
          <w:rFonts w:ascii="Arial" w:hAnsi="Arial" w:cs="Arial"/>
          <w:color w:val="EE0000"/>
          <w:sz w:val="20"/>
          <w:szCs w:val="20"/>
        </w:rPr>
        <w:t>div</w:t>
      </w:r>
      <w:r w:rsidRPr="0043114E">
        <w:rPr>
          <w:rFonts w:ascii="Arial" w:hAnsi="Arial" w:cs="Arial"/>
          <w:sz w:val="20"/>
          <w:szCs w:val="20"/>
        </w:rPr>
        <w:t>&gt;</w:t>
      </w:r>
    </w:p>
    <w:p w14:paraId="42B1E44E" w14:textId="465C9B40" w:rsidR="00FD7167" w:rsidRDefault="0043114E" w:rsidP="0043114E">
      <w:pPr>
        <w:spacing w:after="0"/>
        <w:rPr>
          <w:rFonts w:ascii="Arial" w:hAnsi="Arial" w:cs="Arial"/>
          <w:sz w:val="20"/>
          <w:szCs w:val="20"/>
        </w:rPr>
      </w:pPr>
      <w:r w:rsidRPr="0043114E">
        <w:rPr>
          <w:rFonts w:ascii="Arial" w:hAnsi="Arial" w:cs="Arial"/>
          <w:sz w:val="20"/>
          <w:szCs w:val="20"/>
        </w:rPr>
        <w:t xml:space="preserve">        &lt;/</w:t>
      </w:r>
      <w:r w:rsidRPr="0043114E">
        <w:rPr>
          <w:rFonts w:ascii="Arial" w:hAnsi="Arial" w:cs="Arial"/>
          <w:color w:val="EE0000"/>
          <w:sz w:val="20"/>
          <w:szCs w:val="20"/>
        </w:rPr>
        <w:t>div</w:t>
      </w:r>
      <w:r w:rsidRPr="0043114E">
        <w:rPr>
          <w:rFonts w:ascii="Arial" w:hAnsi="Arial" w:cs="Arial"/>
          <w:sz w:val="20"/>
          <w:szCs w:val="20"/>
        </w:rPr>
        <w:t>&gt;</w:t>
      </w:r>
    </w:p>
    <w:p w14:paraId="087CC56A" w14:textId="77777777" w:rsidR="002075D1" w:rsidRDefault="002075D1" w:rsidP="003E5670">
      <w:pPr>
        <w:spacing w:after="0"/>
        <w:rPr>
          <w:rFonts w:ascii="Arial" w:hAnsi="Arial" w:cs="Arial"/>
          <w:sz w:val="20"/>
          <w:szCs w:val="20"/>
        </w:rPr>
      </w:pPr>
    </w:p>
    <w:p w14:paraId="08538FA7" w14:textId="36783776" w:rsidR="002E2664" w:rsidRPr="002E2664" w:rsidRDefault="002075D1" w:rsidP="002E2664">
      <w:pPr>
        <w:spacing w:after="0"/>
        <w:rPr>
          <w:rFonts w:ascii="Arial" w:hAnsi="Arial" w:cs="Arial"/>
          <w:sz w:val="20"/>
          <w:szCs w:val="20"/>
        </w:rPr>
      </w:pPr>
      <w:r w:rsidRPr="002075D1">
        <w:rPr>
          <w:rFonts w:ascii="Arial" w:hAnsi="Arial" w:cs="Arial"/>
          <w:sz w:val="20"/>
          <w:szCs w:val="20"/>
        </w:rPr>
        <w:t xml:space="preserve"> </w:t>
      </w:r>
      <w:r w:rsidR="002E2664" w:rsidRPr="002E2664">
        <w:rPr>
          <w:rFonts w:ascii="Arial" w:hAnsi="Arial" w:cs="Arial"/>
          <w:sz w:val="20"/>
          <w:szCs w:val="20"/>
        </w:rPr>
        <w:t xml:space="preserve">    &lt;</w:t>
      </w:r>
      <w:r w:rsidR="002E2664" w:rsidRPr="00EC6924">
        <w:rPr>
          <w:rFonts w:ascii="Arial" w:hAnsi="Arial" w:cs="Arial"/>
          <w:color w:val="EE0000"/>
          <w:sz w:val="20"/>
          <w:szCs w:val="20"/>
        </w:rPr>
        <w:t>div</w:t>
      </w:r>
      <w:r w:rsidR="002E2664" w:rsidRPr="002E2664">
        <w:rPr>
          <w:rFonts w:ascii="Arial" w:hAnsi="Arial" w:cs="Arial"/>
          <w:sz w:val="20"/>
          <w:szCs w:val="20"/>
        </w:rPr>
        <w:t xml:space="preserve"> </w:t>
      </w:r>
      <w:r w:rsidR="002E2664" w:rsidRPr="00EC6924">
        <w:rPr>
          <w:rFonts w:ascii="Arial" w:hAnsi="Arial" w:cs="Arial"/>
          <w:color w:val="663300"/>
          <w:sz w:val="20"/>
          <w:szCs w:val="20"/>
        </w:rPr>
        <w:t>class</w:t>
      </w:r>
      <w:r w:rsidR="002E2664" w:rsidRPr="002E2664">
        <w:rPr>
          <w:rFonts w:ascii="Arial" w:hAnsi="Arial" w:cs="Arial"/>
          <w:sz w:val="20"/>
          <w:szCs w:val="20"/>
        </w:rPr>
        <w:t>=</w:t>
      </w:r>
      <w:r w:rsidR="002E2664" w:rsidRPr="008F7BB2">
        <w:rPr>
          <w:rFonts w:ascii="Arial" w:hAnsi="Arial" w:cs="Arial"/>
          <w:color w:val="00CC00"/>
          <w:sz w:val="20"/>
          <w:szCs w:val="20"/>
        </w:rPr>
        <w:t>"buttons"</w:t>
      </w:r>
      <w:r w:rsidR="002E2664" w:rsidRPr="002E2664">
        <w:rPr>
          <w:rFonts w:ascii="Arial" w:hAnsi="Arial" w:cs="Arial"/>
          <w:sz w:val="20"/>
          <w:szCs w:val="20"/>
        </w:rPr>
        <w:t>&gt;</w:t>
      </w:r>
    </w:p>
    <w:p w14:paraId="08BABFE1" w14:textId="19C3A7DF" w:rsidR="002E2664" w:rsidRPr="002E2664" w:rsidRDefault="002E2664" w:rsidP="002E2664">
      <w:pPr>
        <w:spacing w:after="0"/>
        <w:rPr>
          <w:rFonts w:ascii="Arial" w:hAnsi="Arial" w:cs="Arial"/>
          <w:sz w:val="20"/>
          <w:szCs w:val="20"/>
        </w:rPr>
      </w:pPr>
      <w:r w:rsidRPr="002E2664">
        <w:rPr>
          <w:rFonts w:ascii="Arial" w:hAnsi="Arial" w:cs="Arial"/>
          <w:sz w:val="20"/>
          <w:szCs w:val="20"/>
        </w:rPr>
        <w:t xml:space="preserve">            &lt;</w:t>
      </w:r>
      <w:r w:rsidRPr="00EC6924">
        <w:rPr>
          <w:rFonts w:ascii="Arial" w:hAnsi="Arial" w:cs="Arial"/>
          <w:color w:val="EE0000"/>
          <w:sz w:val="20"/>
          <w:szCs w:val="20"/>
        </w:rPr>
        <w:t>button</w:t>
      </w:r>
      <w:r w:rsidRPr="002E2664">
        <w:rPr>
          <w:rFonts w:ascii="Arial" w:hAnsi="Arial" w:cs="Arial"/>
          <w:sz w:val="20"/>
          <w:szCs w:val="20"/>
        </w:rPr>
        <w:t xml:space="preserve"> </w:t>
      </w:r>
      <w:r w:rsidRPr="00EC6924">
        <w:rPr>
          <w:rFonts w:ascii="Arial" w:hAnsi="Arial" w:cs="Arial"/>
          <w:color w:val="663300"/>
          <w:sz w:val="20"/>
          <w:szCs w:val="20"/>
        </w:rPr>
        <w:t>class</w:t>
      </w:r>
      <w:r w:rsidRPr="002E2664">
        <w:rPr>
          <w:rFonts w:ascii="Arial" w:hAnsi="Arial" w:cs="Arial"/>
          <w:sz w:val="20"/>
          <w:szCs w:val="20"/>
        </w:rPr>
        <w:t>=</w:t>
      </w:r>
      <w:r w:rsidRPr="00852EF3">
        <w:rPr>
          <w:rFonts w:ascii="Arial" w:hAnsi="Arial" w:cs="Arial"/>
          <w:color w:val="00CC00"/>
          <w:sz w:val="20"/>
          <w:szCs w:val="20"/>
        </w:rPr>
        <w:t>"next-btn"</w:t>
      </w:r>
      <w:r w:rsidRPr="002E2664">
        <w:rPr>
          <w:rFonts w:ascii="Arial" w:hAnsi="Arial" w:cs="Arial"/>
          <w:sz w:val="20"/>
          <w:szCs w:val="20"/>
        </w:rPr>
        <w:t>&gt;Next&lt;/</w:t>
      </w:r>
      <w:r w:rsidRPr="00EC6924">
        <w:rPr>
          <w:rFonts w:ascii="Arial" w:hAnsi="Arial" w:cs="Arial"/>
          <w:color w:val="EE0000"/>
          <w:sz w:val="20"/>
          <w:szCs w:val="20"/>
        </w:rPr>
        <w:t>button</w:t>
      </w:r>
      <w:r w:rsidRPr="002E2664">
        <w:rPr>
          <w:rFonts w:ascii="Arial" w:hAnsi="Arial" w:cs="Arial"/>
          <w:sz w:val="20"/>
          <w:szCs w:val="20"/>
        </w:rPr>
        <w:t>&gt;</w:t>
      </w:r>
    </w:p>
    <w:p w14:paraId="7F5FD5C7" w14:textId="4B8AE0A0" w:rsidR="002E2664" w:rsidRPr="002E2664" w:rsidRDefault="002E2664" w:rsidP="002E2664">
      <w:pPr>
        <w:spacing w:after="0"/>
        <w:rPr>
          <w:rFonts w:ascii="Arial" w:hAnsi="Arial" w:cs="Arial"/>
          <w:sz w:val="20"/>
          <w:szCs w:val="20"/>
        </w:rPr>
      </w:pPr>
      <w:r w:rsidRPr="002E2664">
        <w:rPr>
          <w:rFonts w:ascii="Arial" w:hAnsi="Arial" w:cs="Arial"/>
          <w:sz w:val="20"/>
          <w:szCs w:val="20"/>
        </w:rPr>
        <w:t xml:space="preserve">            &lt;</w:t>
      </w:r>
      <w:r w:rsidRPr="00EC6924">
        <w:rPr>
          <w:rFonts w:ascii="Arial" w:hAnsi="Arial" w:cs="Arial"/>
          <w:color w:val="EE0000"/>
          <w:sz w:val="20"/>
          <w:szCs w:val="20"/>
        </w:rPr>
        <w:t>button</w:t>
      </w:r>
      <w:r w:rsidRPr="002E2664">
        <w:rPr>
          <w:rFonts w:ascii="Arial" w:hAnsi="Arial" w:cs="Arial"/>
          <w:sz w:val="20"/>
          <w:szCs w:val="20"/>
        </w:rPr>
        <w:t xml:space="preserve"> </w:t>
      </w:r>
      <w:r w:rsidRPr="00EC6924">
        <w:rPr>
          <w:rFonts w:ascii="Arial" w:hAnsi="Arial" w:cs="Arial"/>
          <w:color w:val="663300"/>
          <w:sz w:val="20"/>
          <w:szCs w:val="20"/>
        </w:rPr>
        <w:t>class</w:t>
      </w:r>
      <w:r w:rsidR="00532F3D">
        <w:rPr>
          <w:rFonts w:ascii="Arial" w:hAnsi="Arial" w:cs="Arial"/>
          <w:sz w:val="20"/>
          <w:szCs w:val="20"/>
        </w:rPr>
        <w:t>=</w:t>
      </w:r>
      <w:r w:rsidRPr="00C32F6E">
        <w:rPr>
          <w:rFonts w:ascii="Arial" w:hAnsi="Arial" w:cs="Arial"/>
          <w:color w:val="00CC00"/>
          <w:sz w:val="20"/>
          <w:szCs w:val="20"/>
        </w:rPr>
        <w:t>"cancel-btn"</w:t>
      </w:r>
      <w:r w:rsidRPr="002E2664">
        <w:rPr>
          <w:rFonts w:ascii="Arial" w:hAnsi="Arial" w:cs="Arial"/>
          <w:sz w:val="20"/>
          <w:szCs w:val="20"/>
        </w:rPr>
        <w:t>&gt;Cancel&lt;/</w:t>
      </w:r>
      <w:r w:rsidRPr="00EC6924">
        <w:rPr>
          <w:rFonts w:ascii="Arial" w:hAnsi="Arial" w:cs="Arial"/>
          <w:color w:val="EE0000"/>
          <w:sz w:val="20"/>
          <w:szCs w:val="20"/>
        </w:rPr>
        <w:t>button</w:t>
      </w:r>
      <w:r w:rsidRPr="002E2664">
        <w:rPr>
          <w:rFonts w:ascii="Arial" w:hAnsi="Arial" w:cs="Arial"/>
          <w:sz w:val="20"/>
          <w:szCs w:val="20"/>
        </w:rPr>
        <w:t>&gt;</w:t>
      </w:r>
    </w:p>
    <w:p w14:paraId="1A993898" w14:textId="77777777" w:rsidR="002E2664" w:rsidRPr="002E2664" w:rsidRDefault="002E2664" w:rsidP="002E2664">
      <w:pPr>
        <w:spacing w:after="0"/>
        <w:rPr>
          <w:rFonts w:ascii="Arial" w:hAnsi="Arial" w:cs="Arial"/>
          <w:sz w:val="20"/>
          <w:szCs w:val="20"/>
        </w:rPr>
      </w:pPr>
      <w:r w:rsidRPr="002E2664">
        <w:rPr>
          <w:rFonts w:ascii="Arial" w:hAnsi="Arial" w:cs="Arial"/>
          <w:sz w:val="20"/>
          <w:szCs w:val="20"/>
        </w:rPr>
        <w:t xml:space="preserve">        &lt;/</w:t>
      </w:r>
      <w:r w:rsidRPr="00EC6924">
        <w:rPr>
          <w:rFonts w:ascii="Arial" w:hAnsi="Arial" w:cs="Arial"/>
          <w:color w:val="EE0000"/>
          <w:sz w:val="20"/>
          <w:szCs w:val="20"/>
        </w:rPr>
        <w:t>div</w:t>
      </w:r>
      <w:r w:rsidRPr="002E2664">
        <w:rPr>
          <w:rFonts w:ascii="Arial" w:hAnsi="Arial" w:cs="Arial"/>
          <w:sz w:val="20"/>
          <w:szCs w:val="20"/>
        </w:rPr>
        <w:t>&gt;</w:t>
      </w:r>
    </w:p>
    <w:p w14:paraId="74EF4528" w14:textId="031CD818" w:rsidR="002075D1" w:rsidRDefault="002E2664" w:rsidP="002E2664">
      <w:pPr>
        <w:spacing w:after="0"/>
        <w:rPr>
          <w:rFonts w:ascii="Arial" w:hAnsi="Arial" w:cs="Arial"/>
          <w:sz w:val="20"/>
          <w:szCs w:val="20"/>
        </w:rPr>
      </w:pPr>
      <w:r w:rsidRPr="002E2664">
        <w:rPr>
          <w:rFonts w:ascii="Arial" w:hAnsi="Arial" w:cs="Arial"/>
          <w:sz w:val="20"/>
          <w:szCs w:val="20"/>
        </w:rPr>
        <w:t xml:space="preserve">    &lt;/</w:t>
      </w:r>
      <w:r w:rsidRPr="00EC6924">
        <w:rPr>
          <w:rFonts w:ascii="Arial" w:hAnsi="Arial" w:cs="Arial"/>
          <w:color w:val="EE0000"/>
          <w:sz w:val="20"/>
          <w:szCs w:val="20"/>
        </w:rPr>
        <w:t>section</w:t>
      </w:r>
      <w:r w:rsidRPr="002E2664">
        <w:rPr>
          <w:rFonts w:ascii="Arial" w:hAnsi="Arial" w:cs="Arial"/>
          <w:sz w:val="20"/>
          <w:szCs w:val="20"/>
        </w:rPr>
        <w:t>&gt;</w:t>
      </w:r>
    </w:p>
    <w:p w14:paraId="6635FEAF" w14:textId="77777777" w:rsidR="00532F3D" w:rsidRDefault="00532F3D" w:rsidP="002E2664">
      <w:pPr>
        <w:spacing w:after="0"/>
        <w:rPr>
          <w:rFonts w:ascii="Arial" w:hAnsi="Arial" w:cs="Arial"/>
          <w:sz w:val="20"/>
          <w:szCs w:val="20"/>
        </w:rPr>
      </w:pPr>
    </w:p>
    <w:p w14:paraId="59641F79" w14:textId="47082124" w:rsidR="00341694" w:rsidRPr="00341694" w:rsidRDefault="00341694" w:rsidP="00341694">
      <w:pPr>
        <w:spacing w:after="0"/>
        <w:rPr>
          <w:rFonts w:ascii="Arial" w:hAnsi="Arial" w:cs="Arial"/>
          <w:sz w:val="20"/>
          <w:szCs w:val="20"/>
        </w:rPr>
      </w:pPr>
      <w:r w:rsidRPr="00341694">
        <w:rPr>
          <w:rFonts w:ascii="Arial" w:hAnsi="Arial" w:cs="Arial"/>
          <w:sz w:val="20"/>
          <w:szCs w:val="20"/>
        </w:rPr>
        <w:t>&lt;a</w:t>
      </w:r>
      <w:r w:rsidRPr="00341694">
        <w:rPr>
          <w:rFonts w:ascii="Arial" w:hAnsi="Arial" w:cs="Arial"/>
          <w:color w:val="EE0000"/>
          <w:sz w:val="20"/>
          <w:szCs w:val="20"/>
        </w:rPr>
        <w:t>side</w:t>
      </w:r>
      <w:r w:rsidRPr="00341694">
        <w:rPr>
          <w:rFonts w:ascii="Arial" w:hAnsi="Arial" w:cs="Arial"/>
          <w:sz w:val="20"/>
          <w:szCs w:val="20"/>
        </w:rPr>
        <w:t xml:space="preserve"> </w:t>
      </w:r>
      <w:r w:rsidRPr="003C2751">
        <w:rPr>
          <w:rFonts w:ascii="Arial" w:hAnsi="Arial" w:cs="Arial"/>
          <w:color w:val="663300"/>
          <w:sz w:val="20"/>
          <w:szCs w:val="20"/>
        </w:rPr>
        <w:t>class</w:t>
      </w:r>
      <w:r w:rsidRPr="00341694">
        <w:rPr>
          <w:rFonts w:ascii="Arial" w:hAnsi="Arial" w:cs="Arial"/>
          <w:sz w:val="20"/>
          <w:szCs w:val="20"/>
        </w:rPr>
        <w:t>=</w:t>
      </w:r>
      <w:r w:rsidRPr="00341694">
        <w:rPr>
          <w:rFonts w:ascii="Arial" w:hAnsi="Arial" w:cs="Arial"/>
          <w:color w:val="00CC00"/>
          <w:sz w:val="20"/>
          <w:szCs w:val="20"/>
        </w:rPr>
        <w:t>"summary"</w:t>
      </w:r>
      <w:r w:rsidRPr="00341694">
        <w:rPr>
          <w:rFonts w:ascii="Arial" w:hAnsi="Arial" w:cs="Arial"/>
          <w:sz w:val="20"/>
          <w:szCs w:val="20"/>
        </w:rPr>
        <w:t>&gt;</w:t>
      </w:r>
    </w:p>
    <w:p w14:paraId="45BD410D" w14:textId="71184B02" w:rsidR="00532F3D" w:rsidRDefault="00341694" w:rsidP="00341694">
      <w:pPr>
        <w:spacing w:after="0"/>
        <w:rPr>
          <w:rFonts w:ascii="Arial" w:hAnsi="Arial" w:cs="Arial"/>
          <w:sz w:val="20"/>
          <w:szCs w:val="20"/>
        </w:rPr>
      </w:pPr>
      <w:r w:rsidRPr="00341694">
        <w:rPr>
          <w:rFonts w:ascii="Arial" w:hAnsi="Arial" w:cs="Arial"/>
          <w:sz w:val="20"/>
          <w:szCs w:val="20"/>
        </w:rPr>
        <w:t xml:space="preserve">        &lt;</w:t>
      </w:r>
      <w:r w:rsidRPr="00341694">
        <w:rPr>
          <w:rFonts w:ascii="Arial" w:hAnsi="Arial" w:cs="Arial"/>
          <w:color w:val="EE0000"/>
          <w:sz w:val="20"/>
          <w:szCs w:val="20"/>
        </w:rPr>
        <w:t>h2</w:t>
      </w:r>
      <w:r w:rsidRPr="00341694">
        <w:rPr>
          <w:rFonts w:ascii="Arial" w:hAnsi="Arial" w:cs="Arial"/>
          <w:sz w:val="20"/>
          <w:szCs w:val="20"/>
        </w:rPr>
        <w:t>&gt;Summary&lt;/</w:t>
      </w:r>
      <w:r w:rsidRPr="00341694">
        <w:rPr>
          <w:rFonts w:ascii="Arial" w:hAnsi="Arial" w:cs="Arial"/>
          <w:color w:val="EE0000"/>
          <w:sz w:val="20"/>
          <w:szCs w:val="20"/>
        </w:rPr>
        <w:t>h2</w:t>
      </w:r>
      <w:r w:rsidRPr="00341694">
        <w:rPr>
          <w:rFonts w:ascii="Arial" w:hAnsi="Arial" w:cs="Arial"/>
          <w:sz w:val="20"/>
          <w:szCs w:val="20"/>
        </w:rPr>
        <w:t>&gt;</w:t>
      </w:r>
    </w:p>
    <w:p w14:paraId="44693C7C" w14:textId="77777777" w:rsidR="000C349E" w:rsidRDefault="000C349E" w:rsidP="00341694">
      <w:pPr>
        <w:spacing w:after="0"/>
        <w:rPr>
          <w:rFonts w:ascii="Arial" w:hAnsi="Arial" w:cs="Arial"/>
          <w:sz w:val="20"/>
          <w:szCs w:val="20"/>
        </w:rPr>
      </w:pPr>
    </w:p>
    <w:p w14:paraId="449326C5" w14:textId="77777777" w:rsidR="00E753ED" w:rsidRPr="00E753ED" w:rsidRDefault="00E753ED" w:rsidP="00E753ED">
      <w:pPr>
        <w:spacing w:after="0"/>
        <w:rPr>
          <w:rFonts w:ascii="Arial" w:hAnsi="Arial" w:cs="Arial"/>
          <w:sz w:val="20"/>
          <w:szCs w:val="20"/>
        </w:rPr>
      </w:pPr>
      <w:r w:rsidRPr="00E753ED">
        <w:rPr>
          <w:rFonts w:ascii="Arial" w:hAnsi="Arial" w:cs="Arial"/>
          <w:sz w:val="20"/>
          <w:szCs w:val="20"/>
        </w:rPr>
        <w:t>&lt;</w:t>
      </w:r>
      <w:r w:rsidRPr="00E753ED">
        <w:rPr>
          <w:rFonts w:ascii="Arial" w:hAnsi="Arial" w:cs="Arial"/>
          <w:color w:val="EE0000"/>
          <w:sz w:val="20"/>
          <w:szCs w:val="20"/>
        </w:rPr>
        <w:t>label</w:t>
      </w:r>
      <w:r w:rsidRPr="00E753ED">
        <w:rPr>
          <w:rFonts w:ascii="Arial" w:hAnsi="Arial" w:cs="Arial"/>
          <w:sz w:val="20"/>
          <w:szCs w:val="20"/>
        </w:rPr>
        <w:t>&gt;ENTER COUPON CODE&lt;/</w:t>
      </w:r>
      <w:r w:rsidRPr="00E753ED">
        <w:rPr>
          <w:rFonts w:ascii="Arial" w:hAnsi="Arial" w:cs="Arial"/>
          <w:color w:val="EE0000"/>
          <w:sz w:val="20"/>
          <w:szCs w:val="20"/>
        </w:rPr>
        <w:t>label</w:t>
      </w:r>
      <w:r w:rsidRPr="00E753ED">
        <w:rPr>
          <w:rFonts w:ascii="Arial" w:hAnsi="Arial" w:cs="Arial"/>
          <w:sz w:val="20"/>
          <w:szCs w:val="20"/>
        </w:rPr>
        <w:t>&gt;</w:t>
      </w:r>
    </w:p>
    <w:p w14:paraId="4C52A2B4" w14:textId="4B9FD4DE" w:rsidR="000C349E" w:rsidRDefault="00E753ED" w:rsidP="00E753ED">
      <w:pPr>
        <w:spacing w:after="0"/>
        <w:rPr>
          <w:rFonts w:ascii="Arial" w:hAnsi="Arial" w:cs="Arial"/>
          <w:sz w:val="20"/>
          <w:szCs w:val="20"/>
        </w:rPr>
      </w:pPr>
      <w:r w:rsidRPr="00E753ED">
        <w:rPr>
          <w:rFonts w:ascii="Arial" w:hAnsi="Arial" w:cs="Arial"/>
          <w:sz w:val="20"/>
          <w:szCs w:val="20"/>
        </w:rPr>
        <w:t xml:space="preserve">        &lt;</w:t>
      </w:r>
      <w:r w:rsidRPr="00E753ED">
        <w:rPr>
          <w:rFonts w:ascii="Arial" w:hAnsi="Arial" w:cs="Arial"/>
          <w:color w:val="EE0000"/>
          <w:sz w:val="20"/>
          <w:szCs w:val="20"/>
        </w:rPr>
        <w:t>input</w:t>
      </w:r>
      <w:r w:rsidR="00161860">
        <w:rPr>
          <w:rFonts w:ascii="Arial" w:hAnsi="Arial" w:cs="Arial"/>
          <w:sz w:val="20"/>
          <w:szCs w:val="20"/>
        </w:rPr>
        <w:t xml:space="preserve"> </w:t>
      </w:r>
      <w:r w:rsidRPr="00161860">
        <w:rPr>
          <w:rFonts w:ascii="Arial" w:hAnsi="Arial" w:cs="Arial"/>
          <w:color w:val="663300"/>
          <w:sz w:val="20"/>
          <w:szCs w:val="20"/>
        </w:rPr>
        <w:t>type</w:t>
      </w:r>
      <w:r w:rsidRPr="00E753ED">
        <w:rPr>
          <w:rFonts w:ascii="Arial" w:hAnsi="Arial" w:cs="Arial"/>
          <w:sz w:val="20"/>
          <w:szCs w:val="20"/>
        </w:rPr>
        <w:t>=</w:t>
      </w:r>
      <w:r w:rsidRPr="00161860">
        <w:rPr>
          <w:rFonts w:ascii="Arial" w:hAnsi="Arial" w:cs="Arial"/>
          <w:color w:val="00CC00"/>
          <w:sz w:val="20"/>
          <w:szCs w:val="20"/>
        </w:rPr>
        <w:t>"text"</w:t>
      </w:r>
      <w:r w:rsidRPr="00161860">
        <w:rPr>
          <w:rFonts w:ascii="Arial" w:hAnsi="Arial" w:cs="Arial"/>
          <w:color w:val="663300"/>
          <w:sz w:val="20"/>
          <w:szCs w:val="20"/>
        </w:rPr>
        <w:t>placeholder</w:t>
      </w:r>
      <w:r w:rsidRPr="00E753ED">
        <w:rPr>
          <w:rFonts w:ascii="Arial" w:hAnsi="Arial" w:cs="Arial"/>
          <w:sz w:val="20"/>
          <w:szCs w:val="20"/>
        </w:rPr>
        <w:t>=</w:t>
      </w:r>
      <w:r w:rsidRPr="00161860">
        <w:rPr>
          <w:rFonts w:ascii="Arial" w:hAnsi="Arial" w:cs="Arial"/>
          <w:color w:val="00CC00"/>
          <w:sz w:val="20"/>
          <w:szCs w:val="20"/>
        </w:rPr>
        <w:t>"Coupon code"</w:t>
      </w:r>
      <w:r w:rsidRPr="00E753ED">
        <w:rPr>
          <w:rFonts w:ascii="Arial" w:hAnsi="Arial" w:cs="Arial"/>
          <w:sz w:val="20"/>
          <w:szCs w:val="20"/>
        </w:rPr>
        <w:t>&gt;</w:t>
      </w:r>
    </w:p>
    <w:p w14:paraId="540686F3" w14:textId="77777777" w:rsidR="006C57A3" w:rsidRDefault="006C57A3" w:rsidP="00E753ED">
      <w:pPr>
        <w:spacing w:after="0"/>
        <w:rPr>
          <w:rFonts w:ascii="Arial" w:hAnsi="Arial" w:cs="Arial"/>
          <w:sz w:val="20"/>
          <w:szCs w:val="20"/>
        </w:rPr>
      </w:pPr>
    </w:p>
    <w:p w14:paraId="3CC331DD" w14:textId="40070661" w:rsidR="006C57A3" w:rsidRPr="006C57A3" w:rsidRDefault="006C57A3" w:rsidP="006C57A3">
      <w:pPr>
        <w:spacing w:after="0"/>
        <w:rPr>
          <w:rFonts w:ascii="Arial" w:hAnsi="Arial" w:cs="Arial"/>
          <w:sz w:val="20"/>
          <w:szCs w:val="20"/>
        </w:rPr>
      </w:pPr>
      <w:r w:rsidRPr="006C57A3">
        <w:rPr>
          <w:rFonts w:ascii="Arial" w:hAnsi="Arial" w:cs="Arial"/>
          <w:sz w:val="20"/>
          <w:szCs w:val="20"/>
        </w:rPr>
        <w:t xml:space="preserve">  &lt;</w:t>
      </w:r>
      <w:r w:rsidRPr="00494A83">
        <w:rPr>
          <w:rFonts w:ascii="Arial" w:hAnsi="Arial" w:cs="Arial"/>
          <w:color w:val="EE0000"/>
          <w:sz w:val="20"/>
          <w:szCs w:val="20"/>
        </w:rPr>
        <w:t>div</w:t>
      </w:r>
      <w:r w:rsidRPr="006C57A3">
        <w:rPr>
          <w:rFonts w:ascii="Arial" w:hAnsi="Arial" w:cs="Arial"/>
          <w:sz w:val="20"/>
          <w:szCs w:val="20"/>
        </w:rPr>
        <w:t xml:space="preserve"> </w:t>
      </w:r>
      <w:r w:rsidRPr="007A1931">
        <w:rPr>
          <w:rFonts w:ascii="Arial" w:hAnsi="Arial" w:cs="Arial"/>
          <w:color w:val="663300"/>
          <w:sz w:val="20"/>
          <w:szCs w:val="20"/>
        </w:rPr>
        <w:t>class</w:t>
      </w:r>
      <w:r w:rsidRPr="006C57A3">
        <w:rPr>
          <w:rFonts w:ascii="Arial" w:hAnsi="Arial" w:cs="Arial"/>
          <w:sz w:val="20"/>
          <w:szCs w:val="20"/>
        </w:rPr>
        <w:t>=</w:t>
      </w:r>
      <w:r w:rsidRPr="007A1931">
        <w:rPr>
          <w:rFonts w:ascii="Arial" w:hAnsi="Arial" w:cs="Arial"/>
          <w:color w:val="00CC00"/>
          <w:sz w:val="20"/>
          <w:szCs w:val="20"/>
        </w:rPr>
        <w:t>"summary-row"</w:t>
      </w:r>
      <w:r w:rsidRPr="006C57A3">
        <w:rPr>
          <w:rFonts w:ascii="Arial" w:hAnsi="Arial" w:cs="Arial"/>
          <w:sz w:val="20"/>
          <w:szCs w:val="20"/>
        </w:rPr>
        <w:t>&gt;</w:t>
      </w:r>
    </w:p>
    <w:p w14:paraId="275CBD8F" w14:textId="77777777" w:rsidR="006C57A3" w:rsidRPr="006C57A3" w:rsidRDefault="006C57A3" w:rsidP="006C57A3">
      <w:pPr>
        <w:spacing w:after="0"/>
        <w:rPr>
          <w:rFonts w:ascii="Arial" w:hAnsi="Arial" w:cs="Arial"/>
          <w:sz w:val="20"/>
          <w:szCs w:val="20"/>
        </w:rPr>
      </w:pPr>
      <w:r w:rsidRPr="006C57A3">
        <w:rPr>
          <w:rFonts w:ascii="Arial" w:hAnsi="Arial" w:cs="Arial"/>
          <w:sz w:val="20"/>
          <w:szCs w:val="20"/>
        </w:rPr>
        <w:t xml:space="preserve">            &lt;</w:t>
      </w:r>
      <w:r w:rsidRPr="00905094">
        <w:rPr>
          <w:rFonts w:ascii="Arial" w:hAnsi="Arial" w:cs="Arial"/>
          <w:color w:val="EE0000"/>
          <w:sz w:val="20"/>
          <w:szCs w:val="20"/>
        </w:rPr>
        <w:t>span</w:t>
      </w:r>
      <w:r w:rsidRPr="006C57A3">
        <w:rPr>
          <w:rFonts w:ascii="Arial" w:hAnsi="Arial" w:cs="Arial"/>
          <w:sz w:val="20"/>
          <w:szCs w:val="20"/>
        </w:rPr>
        <w:t>&gt;SUBTOTAL&lt;/</w:t>
      </w:r>
      <w:r w:rsidRPr="00905094">
        <w:rPr>
          <w:rFonts w:ascii="Arial" w:hAnsi="Arial" w:cs="Arial"/>
          <w:color w:val="EE0000"/>
          <w:sz w:val="20"/>
          <w:szCs w:val="20"/>
        </w:rPr>
        <w:t>span</w:t>
      </w:r>
      <w:r w:rsidRPr="006C57A3">
        <w:rPr>
          <w:rFonts w:ascii="Arial" w:hAnsi="Arial" w:cs="Arial"/>
          <w:sz w:val="20"/>
          <w:szCs w:val="20"/>
        </w:rPr>
        <w:t>&gt;</w:t>
      </w:r>
    </w:p>
    <w:p w14:paraId="2BE0DB5C" w14:textId="77777777" w:rsidR="006C57A3" w:rsidRPr="006C57A3" w:rsidRDefault="006C57A3" w:rsidP="006C57A3">
      <w:pPr>
        <w:spacing w:after="0"/>
        <w:rPr>
          <w:rFonts w:ascii="Arial" w:hAnsi="Arial" w:cs="Arial"/>
          <w:sz w:val="20"/>
          <w:szCs w:val="20"/>
        </w:rPr>
      </w:pPr>
      <w:r w:rsidRPr="006C57A3">
        <w:rPr>
          <w:rFonts w:ascii="Arial" w:hAnsi="Arial" w:cs="Arial"/>
          <w:sz w:val="20"/>
          <w:szCs w:val="20"/>
        </w:rPr>
        <w:t xml:space="preserve">            &lt;</w:t>
      </w:r>
      <w:r w:rsidRPr="005B6840">
        <w:rPr>
          <w:rFonts w:ascii="Arial" w:hAnsi="Arial" w:cs="Arial"/>
          <w:color w:val="EE0000"/>
          <w:sz w:val="20"/>
          <w:szCs w:val="20"/>
        </w:rPr>
        <w:t>s</w:t>
      </w:r>
      <w:r w:rsidRPr="00905094">
        <w:rPr>
          <w:rFonts w:ascii="Arial" w:hAnsi="Arial" w:cs="Arial"/>
          <w:color w:val="EE0000"/>
          <w:sz w:val="20"/>
          <w:szCs w:val="20"/>
        </w:rPr>
        <w:t>pan</w:t>
      </w:r>
      <w:r w:rsidRPr="006C57A3">
        <w:rPr>
          <w:rFonts w:ascii="Arial" w:hAnsi="Arial" w:cs="Arial"/>
          <w:sz w:val="20"/>
          <w:szCs w:val="20"/>
        </w:rPr>
        <w:t>&gt;$600&lt;/</w:t>
      </w:r>
      <w:r w:rsidRPr="00905094">
        <w:rPr>
          <w:rFonts w:ascii="Arial" w:hAnsi="Arial" w:cs="Arial"/>
          <w:color w:val="EE0000"/>
          <w:sz w:val="20"/>
          <w:szCs w:val="20"/>
        </w:rPr>
        <w:t>span</w:t>
      </w:r>
      <w:r w:rsidRPr="006C57A3">
        <w:rPr>
          <w:rFonts w:ascii="Arial" w:hAnsi="Arial" w:cs="Arial"/>
          <w:sz w:val="20"/>
          <w:szCs w:val="20"/>
        </w:rPr>
        <w:t>&gt;</w:t>
      </w:r>
    </w:p>
    <w:p w14:paraId="0F6CE276" w14:textId="6C4C2C0A" w:rsidR="006C57A3" w:rsidRDefault="006C57A3" w:rsidP="006C57A3">
      <w:pPr>
        <w:spacing w:after="0"/>
        <w:rPr>
          <w:rFonts w:ascii="Arial" w:hAnsi="Arial" w:cs="Arial"/>
          <w:sz w:val="20"/>
          <w:szCs w:val="20"/>
        </w:rPr>
      </w:pPr>
      <w:r w:rsidRPr="006C57A3">
        <w:rPr>
          <w:rFonts w:ascii="Arial" w:hAnsi="Arial" w:cs="Arial"/>
          <w:sz w:val="20"/>
          <w:szCs w:val="20"/>
        </w:rPr>
        <w:t xml:space="preserve">        &lt;/</w:t>
      </w:r>
      <w:r w:rsidRPr="007A1931">
        <w:rPr>
          <w:rFonts w:ascii="Arial" w:hAnsi="Arial" w:cs="Arial"/>
          <w:color w:val="EE0000"/>
          <w:sz w:val="20"/>
          <w:szCs w:val="20"/>
        </w:rPr>
        <w:t>div</w:t>
      </w:r>
      <w:r w:rsidRPr="006C57A3">
        <w:rPr>
          <w:rFonts w:ascii="Arial" w:hAnsi="Arial" w:cs="Arial"/>
          <w:sz w:val="20"/>
          <w:szCs w:val="20"/>
        </w:rPr>
        <w:t>&gt;</w:t>
      </w:r>
    </w:p>
    <w:p w14:paraId="0A2B7B97" w14:textId="77777777" w:rsidR="00F06A46" w:rsidRDefault="00F06A46" w:rsidP="006C57A3">
      <w:pPr>
        <w:spacing w:after="0"/>
        <w:rPr>
          <w:rFonts w:ascii="Arial" w:hAnsi="Arial" w:cs="Arial"/>
          <w:sz w:val="20"/>
          <w:szCs w:val="20"/>
        </w:rPr>
      </w:pPr>
    </w:p>
    <w:p w14:paraId="159043E3" w14:textId="77777777" w:rsidR="00F06A46" w:rsidRPr="00F06A46" w:rsidRDefault="00F06A46" w:rsidP="00F06A46">
      <w:pPr>
        <w:spacing w:after="0"/>
        <w:rPr>
          <w:rFonts w:ascii="Arial" w:hAnsi="Arial" w:cs="Arial"/>
          <w:sz w:val="20"/>
          <w:szCs w:val="20"/>
        </w:rPr>
      </w:pPr>
      <w:r w:rsidRPr="00F06A46">
        <w:rPr>
          <w:rFonts w:ascii="Arial" w:hAnsi="Arial" w:cs="Arial"/>
          <w:sz w:val="20"/>
          <w:szCs w:val="20"/>
        </w:rPr>
        <w:t xml:space="preserve">  &lt;</w:t>
      </w:r>
      <w:r w:rsidRPr="00990ED4">
        <w:rPr>
          <w:rFonts w:ascii="Arial" w:hAnsi="Arial" w:cs="Arial"/>
          <w:color w:val="EE0000"/>
          <w:sz w:val="20"/>
          <w:szCs w:val="20"/>
        </w:rPr>
        <w:t>div</w:t>
      </w:r>
      <w:r w:rsidRPr="00F06A46">
        <w:rPr>
          <w:rFonts w:ascii="Arial" w:hAnsi="Arial" w:cs="Arial"/>
          <w:sz w:val="20"/>
          <w:szCs w:val="20"/>
        </w:rPr>
        <w:t xml:space="preserve"> class="summary-row"&gt;</w:t>
      </w:r>
    </w:p>
    <w:p w14:paraId="5A892259" w14:textId="77777777" w:rsidR="00F06A46" w:rsidRPr="00F06A46" w:rsidRDefault="00F06A46" w:rsidP="00F06A46">
      <w:pPr>
        <w:spacing w:after="0"/>
        <w:rPr>
          <w:rFonts w:ascii="Arial" w:hAnsi="Arial" w:cs="Arial"/>
          <w:sz w:val="20"/>
          <w:szCs w:val="20"/>
        </w:rPr>
      </w:pPr>
      <w:r w:rsidRPr="00F06A46">
        <w:rPr>
          <w:rFonts w:ascii="Arial" w:hAnsi="Arial" w:cs="Arial"/>
          <w:sz w:val="20"/>
          <w:szCs w:val="20"/>
        </w:rPr>
        <w:t xml:space="preserve">            &lt;</w:t>
      </w:r>
      <w:r w:rsidRPr="00990ED4">
        <w:rPr>
          <w:rFonts w:ascii="Arial" w:hAnsi="Arial" w:cs="Arial"/>
          <w:color w:val="EE0000"/>
          <w:sz w:val="20"/>
          <w:szCs w:val="20"/>
        </w:rPr>
        <w:t>span</w:t>
      </w:r>
      <w:r w:rsidRPr="00F06A46">
        <w:rPr>
          <w:rFonts w:ascii="Arial" w:hAnsi="Arial" w:cs="Arial"/>
          <w:sz w:val="20"/>
          <w:szCs w:val="20"/>
        </w:rPr>
        <w:t>&gt;SHIPPING&lt;/</w:t>
      </w:r>
      <w:r w:rsidRPr="007C7811">
        <w:rPr>
          <w:rFonts w:ascii="Arial" w:hAnsi="Arial" w:cs="Arial"/>
          <w:color w:val="EE0000"/>
          <w:sz w:val="20"/>
          <w:szCs w:val="20"/>
        </w:rPr>
        <w:t>span</w:t>
      </w:r>
      <w:r w:rsidRPr="00F06A46">
        <w:rPr>
          <w:rFonts w:ascii="Arial" w:hAnsi="Arial" w:cs="Arial"/>
          <w:sz w:val="20"/>
          <w:szCs w:val="20"/>
        </w:rPr>
        <w:t>&gt;</w:t>
      </w:r>
    </w:p>
    <w:p w14:paraId="59F79ABB" w14:textId="77777777" w:rsidR="00F06A46" w:rsidRPr="00F06A46" w:rsidRDefault="00F06A46" w:rsidP="00F06A46">
      <w:pPr>
        <w:spacing w:after="0"/>
        <w:rPr>
          <w:rFonts w:ascii="Arial" w:hAnsi="Arial" w:cs="Arial"/>
          <w:sz w:val="20"/>
          <w:szCs w:val="20"/>
        </w:rPr>
      </w:pPr>
      <w:r w:rsidRPr="00F06A46">
        <w:rPr>
          <w:rFonts w:ascii="Arial" w:hAnsi="Arial" w:cs="Arial"/>
          <w:sz w:val="20"/>
          <w:szCs w:val="20"/>
        </w:rPr>
        <w:t xml:space="preserve">            &lt;</w:t>
      </w:r>
      <w:r w:rsidRPr="007C7811">
        <w:rPr>
          <w:rFonts w:ascii="Arial" w:hAnsi="Arial" w:cs="Arial"/>
          <w:color w:val="EE0000"/>
          <w:sz w:val="20"/>
          <w:szCs w:val="20"/>
        </w:rPr>
        <w:t>span</w:t>
      </w:r>
      <w:r w:rsidRPr="00F06A46">
        <w:rPr>
          <w:rFonts w:ascii="Arial" w:hAnsi="Arial" w:cs="Arial"/>
          <w:sz w:val="20"/>
          <w:szCs w:val="20"/>
        </w:rPr>
        <w:t>&gt;FREE&lt;/</w:t>
      </w:r>
      <w:r w:rsidRPr="007C7811">
        <w:rPr>
          <w:rFonts w:ascii="Arial" w:hAnsi="Arial" w:cs="Arial"/>
          <w:color w:val="EE0000"/>
          <w:sz w:val="20"/>
          <w:szCs w:val="20"/>
        </w:rPr>
        <w:t>span</w:t>
      </w:r>
      <w:r w:rsidRPr="00F06A46">
        <w:rPr>
          <w:rFonts w:ascii="Arial" w:hAnsi="Arial" w:cs="Arial"/>
          <w:sz w:val="20"/>
          <w:szCs w:val="20"/>
        </w:rPr>
        <w:t>&gt;</w:t>
      </w:r>
    </w:p>
    <w:p w14:paraId="117ED85D" w14:textId="0AF7CF14" w:rsidR="00F06A46" w:rsidRDefault="00F06A46" w:rsidP="00F06A46">
      <w:pPr>
        <w:spacing w:after="0"/>
        <w:rPr>
          <w:rFonts w:ascii="Arial" w:hAnsi="Arial" w:cs="Arial"/>
          <w:sz w:val="20"/>
          <w:szCs w:val="20"/>
        </w:rPr>
      </w:pPr>
      <w:r w:rsidRPr="00F06A46">
        <w:rPr>
          <w:rFonts w:ascii="Arial" w:hAnsi="Arial" w:cs="Arial"/>
          <w:sz w:val="20"/>
          <w:szCs w:val="20"/>
        </w:rPr>
        <w:t xml:space="preserve">        &lt;/</w:t>
      </w:r>
      <w:r w:rsidRPr="007C7811">
        <w:rPr>
          <w:rFonts w:ascii="Arial" w:hAnsi="Arial" w:cs="Arial"/>
          <w:color w:val="EE0000"/>
          <w:sz w:val="20"/>
          <w:szCs w:val="20"/>
        </w:rPr>
        <w:t>div</w:t>
      </w:r>
      <w:r w:rsidRPr="00F06A46">
        <w:rPr>
          <w:rFonts w:ascii="Arial" w:hAnsi="Arial" w:cs="Arial"/>
          <w:sz w:val="20"/>
          <w:szCs w:val="20"/>
        </w:rPr>
        <w:t>&gt;</w:t>
      </w:r>
    </w:p>
    <w:p w14:paraId="30286C5D" w14:textId="77777777" w:rsidR="00497A95" w:rsidRDefault="00497A95" w:rsidP="00F06A46">
      <w:pPr>
        <w:spacing w:after="0"/>
        <w:rPr>
          <w:rFonts w:ascii="Arial" w:hAnsi="Arial" w:cs="Arial"/>
          <w:sz w:val="20"/>
          <w:szCs w:val="20"/>
        </w:rPr>
      </w:pPr>
    </w:p>
    <w:p w14:paraId="17D708A6" w14:textId="0CCA6E61" w:rsidR="00497A95" w:rsidRPr="00497A95" w:rsidRDefault="00497A95" w:rsidP="00497A95">
      <w:pPr>
        <w:spacing w:after="0"/>
        <w:rPr>
          <w:rFonts w:ascii="Arial" w:hAnsi="Arial" w:cs="Arial"/>
          <w:sz w:val="20"/>
          <w:szCs w:val="20"/>
        </w:rPr>
      </w:pPr>
      <w:r w:rsidRPr="00497A95">
        <w:rPr>
          <w:rFonts w:ascii="Arial" w:hAnsi="Arial" w:cs="Arial"/>
          <w:sz w:val="20"/>
          <w:szCs w:val="20"/>
        </w:rPr>
        <w:t xml:space="preserve">  &lt;</w:t>
      </w:r>
      <w:r w:rsidRPr="00697EDA">
        <w:rPr>
          <w:rFonts w:ascii="Arial" w:hAnsi="Arial" w:cs="Arial"/>
          <w:color w:val="EE0000"/>
          <w:sz w:val="20"/>
          <w:szCs w:val="20"/>
        </w:rPr>
        <w:t>div</w:t>
      </w:r>
      <w:r w:rsidRPr="00497A95">
        <w:rPr>
          <w:rFonts w:ascii="Arial" w:hAnsi="Arial" w:cs="Arial"/>
          <w:sz w:val="20"/>
          <w:szCs w:val="20"/>
        </w:rPr>
        <w:t xml:space="preserve"> class=</w:t>
      </w:r>
      <w:r w:rsidRPr="001D053E">
        <w:rPr>
          <w:rFonts w:ascii="Arial" w:hAnsi="Arial" w:cs="Arial"/>
          <w:color w:val="00CC00"/>
          <w:sz w:val="20"/>
          <w:szCs w:val="20"/>
        </w:rPr>
        <w:t>"summary-row"</w:t>
      </w:r>
      <w:r w:rsidRPr="00497A95">
        <w:rPr>
          <w:rFonts w:ascii="Arial" w:hAnsi="Arial" w:cs="Arial"/>
          <w:sz w:val="20"/>
          <w:szCs w:val="20"/>
        </w:rPr>
        <w:t>&gt;</w:t>
      </w:r>
    </w:p>
    <w:p w14:paraId="2F738FF0" w14:textId="77777777" w:rsidR="00497A95" w:rsidRPr="00497A95" w:rsidRDefault="00497A95" w:rsidP="00497A95">
      <w:pPr>
        <w:spacing w:after="0"/>
        <w:rPr>
          <w:rFonts w:ascii="Arial" w:hAnsi="Arial" w:cs="Arial"/>
          <w:sz w:val="20"/>
          <w:szCs w:val="20"/>
        </w:rPr>
      </w:pPr>
      <w:r w:rsidRPr="00497A95">
        <w:rPr>
          <w:rFonts w:ascii="Arial" w:hAnsi="Arial" w:cs="Arial"/>
          <w:sz w:val="20"/>
          <w:szCs w:val="20"/>
        </w:rPr>
        <w:t xml:space="preserve">            &lt;</w:t>
      </w:r>
      <w:r w:rsidRPr="00697EDA">
        <w:rPr>
          <w:rFonts w:ascii="Arial" w:hAnsi="Arial" w:cs="Arial"/>
          <w:color w:val="EE0000"/>
          <w:sz w:val="20"/>
          <w:szCs w:val="20"/>
        </w:rPr>
        <w:t>span</w:t>
      </w:r>
      <w:r w:rsidRPr="00497A95">
        <w:rPr>
          <w:rFonts w:ascii="Arial" w:hAnsi="Arial" w:cs="Arial"/>
          <w:sz w:val="20"/>
          <w:szCs w:val="20"/>
        </w:rPr>
        <w:t>&gt;TAXES&lt;/</w:t>
      </w:r>
      <w:r w:rsidRPr="00697EDA">
        <w:rPr>
          <w:rFonts w:ascii="Arial" w:hAnsi="Arial" w:cs="Arial"/>
          <w:color w:val="EE0000"/>
          <w:sz w:val="20"/>
          <w:szCs w:val="20"/>
        </w:rPr>
        <w:t>span</w:t>
      </w:r>
      <w:r w:rsidRPr="00497A95">
        <w:rPr>
          <w:rFonts w:ascii="Arial" w:hAnsi="Arial" w:cs="Arial"/>
          <w:sz w:val="20"/>
          <w:szCs w:val="20"/>
        </w:rPr>
        <w:t>&gt;</w:t>
      </w:r>
    </w:p>
    <w:p w14:paraId="7F65B689" w14:textId="77777777" w:rsidR="00497A95" w:rsidRPr="00497A95" w:rsidRDefault="00497A95" w:rsidP="00497A95">
      <w:pPr>
        <w:spacing w:after="0"/>
        <w:rPr>
          <w:rFonts w:ascii="Arial" w:hAnsi="Arial" w:cs="Arial"/>
          <w:sz w:val="20"/>
          <w:szCs w:val="20"/>
        </w:rPr>
      </w:pPr>
      <w:r w:rsidRPr="00497A95">
        <w:rPr>
          <w:rFonts w:ascii="Arial" w:hAnsi="Arial" w:cs="Arial"/>
          <w:sz w:val="20"/>
          <w:szCs w:val="20"/>
        </w:rPr>
        <w:t xml:space="preserve">            &lt;</w:t>
      </w:r>
      <w:r w:rsidRPr="007C3210">
        <w:rPr>
          <w:rFonts w:ascii="Arial" w:hAnsi="Arial" w:cs="Arial"/>
          <w:color w:val="EE0000"/>
          <w:sz w:val="20"/>
          <w:szCs w:val="20"/>
        </w:rPr>
        <w:t>span</w:t>
      </w:r>
      <w:r w:rsidRPr="00497A95">
        <w:rPr>
          <w:rFonts w:ascii="Arial" w:hAnsi="Arial" w:cs="Arial"/>
          <w:sz w:val="20"/>
          <w:szCs w:val="20"/>
        </w:rPr>
        <w:t>&gt;$13&lt;/</w:t>
      </w:r>
      <w:r w:rsidRPr="007C3210">
        <w:rPr>
          <w:rFonts w:ascii="Arial" w:hAnsi="Arial" w:cs="Arial"/>
          <w:color w:val="EE0000"/>
          <w:sz w:val="20"/>
          <w:szCs w:val="20"/>
        </w:rPr>
        <w:t>span</w:t>
      </w:r>
      <w:r w:rsidRPr="00497A95">
        <w:rPr>
          <w:rFonts w:ascii="Arial" w:hAnsi="Arial" w:cs="Arial"/>
          <w:sz w:val="20"/>
          <w:szCs w:val="20"/>
        </w:rPr>
        <w:t>&gt;</w:t>
      </w:r>
    </w:p>
    <w:p w14:paraId="7C18A97D" w14:textId="77777777" w:rsidR="00497A95" w:rsidRPr="00497A95" w:rsidRDefault="00497A95" w:rsidP="00497A95">
      <w:pPr>
        <w:spacing w:after="0"/>
        <w:rPr>
          <w:rFonts w:ascii="Arial" w:hAnsi="Arial" w:cs="Arial"/>
          <w:sz w:val="20"/>
          <w:szCs w:val="20"/>
        </w:rPr>
      </w:pPr>
      <w:r w:rsidRPr="00497A95">
        <w:rPr>
          <w:rFonts w:ascii="Arial" w:hAnsi="Arial" w:cs="Arial"/>
          <w:sz w:val="20"/>
          <w:szCs w:val="20"/>
        </w:rPr>
        <w:t xml:space="preserve">        &lt;/</w:t>
      </w:r>
      <w:r w:rsidRPr="007B5572">
        <w:rPr>
          <w:rFonts w:ascii="Arial" w:hAnsi="Arial" w:cs="Arial"/>
          <w:color w:val="EE0000"/>
          <w:sz w:val="20"/>
          <w:szCs w:val="20"/>
        </w:rPr>
        <w:t>div</w:t>
      </w:r>
      <w:r w:rsidRPr="00497A95">
        <w:rPr>
          <w:rFonts w:ascii="Arial" w:hAnsi="Arial" w:cs="Arial"/>
          <w:sz w:val="20"/>
          <w:szCs w:val="20"/>
        </w:rPr>
        <w:t>&gt;</w:t>
      </w:r>
    </w:p>
    <w:p w14:paraId="592B2D33" w14:textId="77777777" w:rsidR="00497A95" w:rsidRPr="00497A95" w:rsidRDefault="00497A95" w:rsidP="00497A95">
      <w:pPr>
        <w:spacing w:after="0"/>
        <w:rPr>
          <w:rFonts w:ascii="Arial" w:hAnsi="Arial" w:cs="Arial"/>
          <w:sz w:val="20"/>
          <w:szCs w:val="20"/>
        </w:rPr>
      </w:pPr>
    </w:p>
    <w:p w14:paraId="28A4A302" w14:textId="6871E30E" w:rsidR="00497A95" w:rsidRDefault="00497A95" w:rsidP="00497A95">
      <w:pPr>
        <w:spacing w:after="0"/>
        <w:rPr>
          <w:rFonts w:ascii="Arial" w:hAnsi="Arial" w:cs="Arial"/>
          <w:sz w:val="20"/>
          <w:szCs w:val="20"/>
        </w:rPr>
      </w:pPr>
      <w:r w:rsidRPr="00497A95">
        <w:rPr>
          <w:rFonts w:ascii="Arial" w:hAnsi="Arial" w:cs="Arial"/>
          <w:sz w:val="20"/>
          <w:szCs w:val="20"/>
        </w:rPr>
        <w:t xml:space="preserve">        &lt;</w:t>
      </w:r>
      <w:r w:rsidRPr="007B5572">
        <w:rPr>
          <w:rFonts w:ascii="Arial" w:hAnsi="Arial" w:cs="Arial"/>
          <w:color w:val="EE0000"/>
          <w:sz w:val="20"/>
          <w:szCs w:val="20"/>
        </w:rPr>
        <w:t>hr</w:t>
      </w:r>
      <w:r w:rsidRPr="00497A95">
        <w:rPr>
          <w:rFonts w:ascii="Arial" w:hAnsi="Arial" w:cs="Arial"/>
          <w:sz w:val="20"/>
          <w:szCs w:val="20"/>
        </w:rPr>
        <w:t>&gt;</w:t>
      </w:r>
    </w:p>
    <w:p w14:paraId="7D3E30EB" w14:textId="77777777" w:rsidR="00CD5628" w:rsidRDefault="00CD5628" w:rsidP="00497A95">
      <w:pPr>
        <w:spacing w:after="0"/>
        <w:rPr>
          <w:rFonts w:ascii="Arial" w:hAnsi="Arial" w:cs="Arial"/>
          <w:sz w:val="20"/>
          <w:szCs w:val="20"/>
        </w:rPr>
      </w:pPr>
    </w:p>
    <w:p w14:paraId="3090A11F" w14:textId="77777777" w:rsidR="00CD5628" w:rsidRDefault="00CD5628" w:rsidP="00497A95">
      <w:pPr>
        <w:spacing w:after="0"/>
        <w:rPr>
          <w:rFonts w:ascii="Arial" w:hAnsi="Arial" w:cs="Arial"/>
          <w:sz w:val="20"/>
          <w:szCs w:val="20"/>
        </w:rPr>
      </w:pPr>
    </w:p>
    <w:p w14:paraId="0C4795F2" w14:textId="77777777" w:rsidR="00CD5628" w:rsidRDefault="00CD5628" w:rsidP="00497A95">
      <w:pPr>
        <w:spacing w:after="0"/>
        <w:rPr>
          <w:rFonts w:ascii="Arial" w:hAnsi="Arial" w:cs="Arial"/>
          <w:sz w:val="20"/>
          <w:szCs w:val="20"/>
        </w:rPr>
      </w:pPr>
    </w:p>
    <w:p w14:paraId="69F2586B" w14:textId="77777777" w:rsidR="00CD5628" w:rsidRDefault="00CD5628" w:rsidP="00497A95">
      <w:pPr>
        <w:spacing w:after="0"/>
        <w:rPr>
          <w:rFonts w:ascii="Arial" w:hAnsi="Arial" w:cs="Arial"/>
          <w:sz w:val="20"/>
          <w:szCs w:val="20"/>
        </w:rPr>
      </w:pPr>
    </w:p>
    <w:p w14:paraId="0484BAD9" w14:textId="77777777" w:rsidR="00CD5628" w:rsidRDefault="00CD5628" w:rsidP="00497A95">
      <w:pPr>
        <w:spacing w:after="0"/>
        <w:rPr>
          <w:rFonts w:ascii="Arial" w:hAnsi="Arial" w:cs="Arial"/>
          <w:sz w:val="20"/>
          <w:szCs w:val="20"/>
        </w:rPr>
      </w:pPr>
    </w:p>
    <w:p w14:paraId="15508231" w14:textId="69833452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lastRenderedPageBreak/>
        <w:t xml:space="preserve">        &lt;</w:t>
      </w:r>
      <w:r w:rsidRPr="00723C6C">
        <w:rPr>
          <w:rFonts w:ascii="Arial" w:hAnsi="Arial" w:cs="Arial"/>
          <w:color w:val="EE0000"/>
          <w:sz w:val="20"/>
          <w:szCs w:val="20"/>
        </w:rPr>
        <w:t>div</w:t>
      </w:r>
      <w:r w:rsidRPr="00CD5628">
        <w:rPr>
          <w:rFonts w:ascii="Arial" w:hAnsi="Arial" w:cs="Arial"/>
          <w:sz w:val="20"/>
          <w:szCs w:val="20"/>
        </w:rPr>
        <w:t xml:space="preserve"> </w:t>
      </w:r>
      <w:r w:rsidRPr="005A691F">
        <w:rPr>
          <w:rFonts w:ascii="Arial" w:hAnsi="Arial" w:cs="Arial"/>
          <w:color w:val="663300"/>
          <w:sz w:val="20"/>
          <w:szCs w:val="20"/>
        </w:rPr>
        <w:t>class</w:t>
      </w:r>
      <w:r w:rsidRPr="00CD5628">
        <w:rPr>
          <w:rFonts w:ascii="Arial" w:hAnsi="Arial" w:cs="Arial"/>
          <w:sz w:val="20"/>
          <w:szCs w:val="20"/>
        </w:rPr>
        <w:t>=</w:t>
      </w:r>
      <w:r w:rsidRPr="006735CB">
        <w:rPr>
          <w:rFonts w:ascii="Arial" w:hAnsi="Arial" w:cs="Arial"/>
          <w:color w:val="00CC00"/>
          <w:sz w:val="20"/>
          <w:szCs w:val="20"/>
        </w:rPr>
        <w:t>"summary-total"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4C9F47C0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        &lt;</w:t>
      </w:r>
      <w:r w:rsidRPr="00723C6C">
        <w:rPr>
          <w:rFonts w:ascii="Arial" w:hAnsi="Arial" w:cs="Arial"/>
          <w:color w:val="EE0000"/>
          <w:sz w:val="20"/>
          <w:szCs w:val="20"/>
        </w:rPr>
        <w:t>span</w:t>
      </w:r>
      <w:r w:rsidRPr="00CD5628">
        <w:rPr>
          <w:rFonts w:ascii="Arial" w:hAnsi="Arial" w:cs="Arial"/>
          <w:sz w:val="20"/>
          <w:szCs w:val="20"/>
        </w:rPr>
        <w:t>&gt;TOTAL&lt;/</w:t>
      </w:r>
      <w:r w:rsidRPr="005A691F">
        <w:rPr>
          <w:rFonts w:ascii="Arial" w:hAnsi="Arial" w:cs="Arial"/>
          <w:color w:val="EE0000"/>
          <w:sz w:val="20"/>
          <w:szCs w:val="20"/>
        </w:rPr>
        <w:t>span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15906233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        &lt;</w:t>
      </w:r>
      <w:r w:rsidRPr="00723C6C">
        <w:rPr>
          <w:rFonts w:ascii="Arial" w:hAnsi="Arial" w:cs="Arial"/>
          <w:color w:val="EE0000"/>
          <w:sz w:val="20"/>
          <w:szCs w:val="20"/>
        </w:rPr>
        <w:t>span</w:t>
      </w:r>
      <w:r w:rsidRPr="00CD5628">
        <w:rPr>
          <w:rFonts w:ascii="Arial" w:hAnsi="Arial" w:cs="Arial"/>
          <w:sz w:val="20"/>
          <w:szCs w:val="20"/>
        </w:rPr>
        <w:t xml:space="preserve"> </w:t>
      </w:r>
      <w:r w:rsidRPr="005A691F">
        <w:rPr>
          <w:rFonts w:ascii="Arial" w:hAnsi="Arial" w:cs="Arial"/>
          <w:color w:val="663300"/>
          <w:sz w:val="20"/>
          <w:szCs w:val="20"/>
        </w:rPr>
        <w:t>class</w:t>
      </w:r>
      <w:r w:rsidRPr="00CD5628">
        <w:rPr>
          <w:rFonts w:ascii="Arial" w:hAnsi="Arial" w:cs="Arial"/>
          <w:sz w:val="20"/>
          <w:szCs w:val="20"/>
        </w:rPr>
        <w:t>="total-price"&gt;$613&lt;/</w:t>
      </w:r>
      <w:r w:rsidRPr="00723C6C">
        <w:rPr>
          <w:rFonts w:ascii="Arial" w:hAnsi="Arial" w:cs="Arial"/>
          <w:color w:val="EE0000"/>
          <w:sz w:val="20"/>
          <w:szCs w:val="20"/>
        </w:rPr>
        <w:t>span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5F140303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    &lt;/</w:t>
      </w:r>
      <w:r w:rsidRPr="00723C6C">
        <w:rPr>
          <w:rFonts w:ascii="Arial" w:hAnsi="Arial" w:cs="Arial"/>
          <w:color w:val="EE0000"/>
          <w:sz w:val="20"/>
          <w:szCs w:val="20"/>
        </w:rPr>
        <w:t>div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1DC464AE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&lt;/</w:t>
      </w:r>
      <w:r w:rsidRPr="00723C6C">
        <w:rPr>
          <w:rFonts w:ascii="Arial" w:hAnsi="Arial" w:cs="Arial"/>
          <w:color w:val="EE0000"/>
          <w:sz w:val="20"/>
          <w:szCs w:val="20"/>
        </w:rPr>
        <w:t>aside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125731D8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</w:p>
    <w:p w14:paraId="361FDBA6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>&lt;/</w:t>
      </w:r>
      <w:r w:rsidRPr="004A4507">
        <w:rPr>
          <w:rFonts w:ascii="Arial" w:hAnsi="Arial" w:cs="Arial"/>
          <w:color w:val="EE0000"/>
          <w:sz w:val="20"/>
          <w:szCs w:val="20"/>
        </w:rPr>
        <w:t>main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78E70FB0" w14:textId="6B764D6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</w:p>
    <w:p w14:paraId="5351DD7B" w14:textId="234EF5BE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>&lt;</w:t>
      </w:r>
      <w:r w:rsidRPr="004A4507">
        <w:rPr>
          <w:rFonts w:ascii="Arial" w:hAnsi="Arial" w:cs="Arial"/>
          <w:color w:val="EE0000"/>
          <w:sz w:val="20"/>
          <w:szCs w:val="20"/>
        </w:rPr>
        <w:t xml:space="preserve">footer </w:t>
      </w:r>
      <w:r w:rsidRPr="00825BDE">
        <w:rPr>
          <w:rFonts w:ascii="Arial" w:hAnsi="Arial" w:cs="Arial"/>
          <w:color w:val="663300"/>
          <w:sz w:val="20"/>
          <w:szCs w:val="20"/>
        </w:rPr>
        <w:t>class</w:t>
      </w:r>
      <w:r w:rsidRPr="00CD5628">
        <w:rPr>
          <w:rFonts w:ascii="Arial" w:hAnsi="Arial" w:cs="Arial"/>
          <w:sz w:val="20"/>
          <w:szCs w:val="20"/>
        </w:rPr>
        <w:t>=</w:t>
      </w:r>
      <w:r w:rsidRPr="00DC31A0">
        <w:rPr>
          <w:rFonts w:ascii="Arial" w:hAnsi="Arial" w:cs="Arial"/>
          <w:color w:val="00CC00"/>
          <w:sz w:val="20"/>
          <w:szCs w:val="20"/>
        </w:rPr>
        <w:t>"footer"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06AA8BFB" w14:textId="4946F1A4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&lt;</w:t>
      </w:r>
      <w:r w:rsidRPr="004A4507">
        <w:rPr>
          <w:rFonts w:ascii="Arial" w:hAnsi="Arial" w:cs="Arial"/>
          <w:color w:val="EE0000"/>
          <w:sz w:val="20"/>
          <w:szCs w:val="20"/>
        </w:rPr>
        <w:t>nav</w:t>
      </w:r>
      <w:r w:rsidRPr="00CD5628">
        <w:rPr>
          <w:rFonts w:ascii="Arial" w:hAnsi="Arial" w:cs="Arial"/>
          <w:sz w:val="20"/>
          <w:szCs w:val="20"/>
        </w:rPr>
        <w:t xml:space="preserve"> </w:t>
      </w:r>
      <w:r w:rsidRPr="00825BDE">
        <w:rPr>
          <w:rFonts w:ascii="Arial" w:hAnsi="Arial" w:cs="Arial"/>
          <w:color w:val="663300"/>
          <w:sz w:val="20"/>
          <w:szCs w:val="20"/>
        </w:rPr>
        <w:t>class</w:t>
      </w:r>
      <w:r w:rsidRPr="00CD5628">
        <w:rPr>
          <w:rFonts w:ascii="Arial" w:hAnsi="Arial" w:cs="Arial"/>
          <w:sz w:val="20"/>
          <w:szCs w:val="20"/>
        </w:rPr>
        <w:t>=</w:t>
      </w:r>
      <w:r w:rsidRPr="00DC31A0">
        <w:rPr>
          <w:rFonts w:ascii="Arial" w:hAnsi="Arial" w:cs="Arial"/>
          <w:color w:val="00CC00"/>
          <w:sz w:val="20"/>
          <w:szCs w:val="20"/>
        </w:rPr>
        <w:t>"footer-links"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57C8DCEC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    &lt;</w:t>
      </w:r>
      <w:r w:rsidRPr="004A4507">
        <w:rPr>
          <w:rFonts w:ascii="Arial" w:hAnsi="Arial" w:cs="Arial"/>
          <w:color w:val="EE0000"/>
          <w:sz w:val="20"/>
          <w:szCs w:val="20"/>
        </w:rPr>
        <w:t>a</w:t>
      </w:r>
      <w:r w:rsidRPr="00CD5628">
        <w:rPr>
          <w:rFonts w:ascii="Arial" w:hAnsi="Arial" w:cs="Arial"/>
          <w:sz w:val="20"/>
          <w:szCs w:val="20"/>
        </w:rPr>
        <w:t xml:space="preserve"> </w:t>
      </w:r>
      <w:r w:rsidRPr="00825BDE">
        <w:rPr>
          <w:rFonts w:ascii="Arial" w:hAnsi="Arial" w:cs="Arial"/>
          <w:color w:val="663300"/>
          <w:sz w:val="20"/>
          <w:szCs w:val="20"/>
        </w:rPr>
        <w:t>hre</w:t>
      </w:r>
      <w:r w:rsidRPr="00CD5628">
        <w:rPr>
          <w:rFonts w:ascii="Arial" w:hAnsi="Arial" w:cs="Arial"/>
          <w:sz w:val="20"/>
          <w:szCs w:val="20"/>
        </w:rPr>
        <w:t>f="#"&gt;Home&lt;/</w:t>
      </w:r>
      <w:r w:rsidRPr="004A4507">
        <w:rPr>
          <w:rFonts w:ascii="Arial" w:hAnsi="Arial" w:cs="Arial"/>
          <w:color w:val="EE0000"/>
          <w:sz w:val="20"/>
          <w:szCs w:val="20"/>
        </w:rPr>
        <w:t>a</w:t>
      </w:r>
      <w:r w:rsidRPr="00CD5628">
        <w:rPr>
          <w:rFonts w:ascii="Arial" w:hAnsi="Arial" w:cs="Arial"/>
          <w:sz w:val="20"/>
          <w:szCs w:val="20"/>
        </w:rPr>
        <w:t>&gt; |</w:t>
      </w:r>
    </w:p>
    <w:p w14:paraId="4FD0212D" w14:textId="2DDCB329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    &lt;</w:t>
      </w:r>
      <w:r w:rsidRPr="004A4507">
        <w:rPr>
          <w:rFonts w:ascii="Arial" w:hAnsi="Arial" w:cs="Arial"/>
          <w:color w:val="EE0000"/>
          <w:sz w:val="20"/>
          <w:szCs w:val="20"/>
        </w:rPr>
        <w:t>a</w:t>
      </w:r>
      <w:r w:rsidRPr="00CD5628">
        <w:rPr>
          <w:rFonts w:ascii="Arial" w:hAnsi="Arial" w:cs="Arial"/>
          <w:sz w:val="20"/>
          <w:szCs w:val="20"/>
        </w:rPr>
        <w:t xml:space="preserve"> </w:t>
      </w:r>
      <w:r w:rsidRPr="00825BDE">
        <w:rPr>
          <w:rFonts w:ascii="Arial" w:hAnsi="Arial" w:cs="Arial"/>
          <w:color w:val="663300"/>
          <w:sz w:val="20"/>
          <w:szCs w:val="20"/>
        </w:rPr>
        <w:t>href</w:t>
      </w:r>
      <w:r w:rsidRPr="00CD5628">
        <w:rPr>
          <w:rFonts w:ascii="Arial" w:hAnsi="Arial" w:cs="Arial"/>
          <w:sz w:val="20"/>
          <w:szCs w:val="20"/>
        </w:rPr>
        <w:t>=</w:t>
      </w:r>
      <w:r w:rsidRPr="0054576C">
        <w:rPr>
          <w:rFonts w:ascii="Arial" w:hAnsi="Arial" w:cs="Arial"/>
          <w:color w:val="00CC00"/>
          <w:sz w:val="20"/>
          <w:szCs w:val="20"/>
        </w:rPr>
        <w:t>"#"</w:t>
      </w:r>
      <w:r w:rsidRPr="00CD5628">
        <w:rPr>
          <w:rFonts w:ascii="Arial" w:hAnsi="Arial" w:cs="Arial"/>
          <w:sz w:val="20"/>
          <w:szCs w:val="20"/>
        </w:rPr>
        <w:t>&gt;About&lt;/</w:t>
      </w:r>
      <w:r w:rsidRPr="004A4507">
        <w:rPr>
          <w:rFonts w:ascii="Arial" w:hAnsi="Arial" w:cs="Arial"/>
          <w:color w:val="EE0000"/>
          <w:sz w:val="20"/>
          <w:szCs w:val="20"/>
        </w:rPr>
        <w:t>a</w:t>
      </w:r>
      <w:r w:rsidRPr="00CD5628">
        <w:rPr>
          <w:rFonts w:ascii="Arial" w:hAnsi="Arial" w:cs="Arial"/>
          <w:sz w:val="20"/>
          <w:szCs w:val="20"/>
        </w:rPr>
        <w:t>&gt; |</w:t>
      </w:r>
    </w:p>
    <w:p w14:paraId="7E959436" w14:textId="4B75B3EB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    &lt;</w:t>
      </w:r>
      <w:r w:rsidRPr="004A4507">
        <w:rPr>
          <w:rFonts w:ascii="Arial" w:hAnsi="Arial" w:cs="Arial"/>
          <w:color w:val="EE0000"/>
          <w:sz w:val="20"/>
          <w:szCs w:val="20"/>
        </w:rPr>
        <w:t>a</w:t>
      </w:r>
      <w:r w:rsidRPr="00CD5628">
        <w:rPr>
          <w:rFonts w:ascii="Arial" w:hAnsi="Arial" w:cs="Arial"/>
          <w:sz w:val="20"/>
          <w:szCs w:val="20"/>
        </w:rPr>
        <w:t xml:space="preserve"> </w:t>
      </w:r>
      <w:r w:rsidRPr="00825BDE">
        <w:rPr>
          <w:rFonts w:ascii="Arial" w:hAnsi="Arial" w:cs="Arial"/>
          <w:color w:val="663300"/>
          <w:sz w:val="20"/>
          <w:szCs w:val="20"/>
        </w:rPr>
        <w:t>href</w:t>
      </w:r>
      <w:r w:rsidRPr="00CD5628">
        <w:rPr>
          <w:rFonts w:ascii="Arial" w:hAnsi="Arial" w:cs="Arial"/>
          <w:sz w:val="20"/>
          <w:szCs w:val="20"/>
        </w:rPr>
        <w:t>=</w:t>
      </w:r>
      <w:r w:rsidRPr="0054576C">
        <w:rPr>
          <w:rFonts w:ascii="Arial" w:hAnsi="Arial" w:cs="Arial"/>
          <w:color w:val="00CC00"/>
          <w:sz w:val="20"/>
          <w:szCs w:val="20"/>
        </w:rPr>
        <w:t>"#"</w:t>
      </w:r>
      <w:r w:rsidRPr="00CD5628">
        <w:rPr>
          <w:rFonts w:ascii="Arial" w:hAnsi="Arial" w:cs="Arial"/>
          <w:sz w:val="20"/>
          <w:szCs w:val="20"/>
        </w:rPr>
        <w:t>&gt;Shop&lt;/</w:t>
      </w:r>
      <w:r w:rsidRPr="004A4507">
        <w:rPr>
          <w:rFonts w:ascii="Arial" w:hAnsi="Arial" w:cs="Arial"/>
          <w:color w:val="EE0000"/>
          <w:sz w:val="20"/>
          <w:szCs w:val="20"/>
        </w:rPr>
        <w:t>a</w:t>
      </w:r>
      <w:r w:rsidRPr="00CD5628">
        <w:rPr>
          <w:rFonts w:ascii="Arial" w:hAnsi="Arial" w:cs="Arial"/>
          <w:sz w:val="20"/>
          <w:szCs w:val="20"/>
        </w:rPr>
        <w:t>&gt; |</w:t>
      </w:r>
    </w:p>
    <w:p w14:paraId="4B63C5CA" w14:textId="6DBBD170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    &lt;</w:t>
      </w:r>
      <w:r w:rsidRPr="004A4507">
        <w:rPr>
          <w:rFonts w:ascii="Arial" w:hAnsi="Arial" w:cs="Arial"/>
          <w:color w:val="EE0000"/>
          <w:sz w:val="20"/>
          <w:szCs w:val="20"/>
        </w:rPr>
        <w:t>a</w:t>
      </w:r>
      <w:r w:rsidRPr="00CD5628">
        <w:rPr>
          <w:rFonts w:ascii="Arial" w:hAnsi="Arial" w:cs="Arial"/>
          <w:sz w:val="20"/>
          <w:szCs w:val="20"/>
        </w:rPr>
        <w:t xml:space="preserve"> </w:t>
      </w:r>
      <w:r w:rsidRPr="00825BDE">
        <w:rPr>
          <w:rFonts w:ascii="Arial" w:hAnsi="Arial" w:cs="Arial"/>
          <w:color w:val="663300"/>
          <w:sz w:val="20"/>
          <w:szCs w:val="20"/>
        </w:rPr>
        <w:t>href</w:t>
      </w:r>
      <w:r w:rsidRPr="00CD5628">
        <w:rPr>
          <w:rFonts w:ascii="Arial" w:hAnsi="Arial" w:cs="Arial"/>
          <w:sz w:val="20"/>
          <w:szCs w:val="20"/>
        </w:rPr>
        <w:t>=</w:t>
      </w:r>
      <w:r w:rsidR="0054576C">
        <w:rPr>
          <w:rFonts w:ascii="Arial" w:hAnsi="Arial" w:cs="Arial"/>
          <w:sz w:val="20"/>
          <w:szCs w:val="20"/>
        </w:rPr>
        <w:t xml:space="preserve"> </w:t>
      </w:r>
      <w:r w:rsidRPr="0054576C">
        <w:rPr>
          <w:rFonts w:ascii="Arial" w:hAnsi="Arial" w:cs="Arial"/>
          <w:color w:val="00CC00"/>
          <w:sz w:val="20"/>
          <w:szCs w:val="20"/>
        </w:rPr>
        <w:t>"#"</w:t>
      </w:r>
      <w:r w:rsidRPr="00CD5628">
        <w:rPr>
          <w:rFonts w:ascii="Arial" w:hAnsi="Arial" w:cs="Arial"/>
          <w:sz w:val="20"/>
          <w:szCs w:val="20"/>
        </w:rPr>
        <w:t>&gt;Help&lt;/</w:t>
      </w:r>
      <w:r w:rsidRPr="004A4507">
        <w:rPr>
          <w:rFonts w:ascii="Arial" w:hAnsi="Arial" w:cs="Arial"/>
          <w:color w:val="EE0000"/>
          <w:sz w:val="20"/>
          <w:szCs w:val="20"/>
        </w:rPr>
        <w:t>a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4DA7BF0F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&lt;/</w:t>
      </w:r>
      <w:r w:rsidRPr="004A4507">
        <w:rPr>
          <w:rFonts w:ascii="Arial" w:hAnsi="Arial" w:cs="Arial"/>
          <w:color w:val="EE0000"/>
          <w:sz w:val="20"/>
          <w:szCs w:val="20"/>
        </w:rPr>
        <w:t>nav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375972C6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</w:p>
    <w:p w14:paraId="7D94E4FA" w14:textId="2015CE5F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&lt;</w:t>
      </w:r>
      <w:r w:rsidRPr="00B87C07">
        <w:rPr>
          <w:rFonts w:ascii="Arial" w:hAnsi="Arial" w:cs="Arial"/>
          <w:color w:val="EE0000"/>
          <w:sz w:val="20"/>
          <w:szCs w:val="20"/>
        </w:rPr>
        <w:t>p</w:t>
      </w:r>
      <w:r w:rsidRPr="00CD5628">
        <w:rPr>
          <w:rFonts w:ascii="Arial" w:hAnsi="Arial" w:cs="Arial"/>
          <w:sz w:val="20"/>
          <w:szCs w:val="20"/>
        </w:rPr>
        <w:t xml:space="preserve"> </w:t>
      </w:r>
      <w:r w:rsidRPr="000F2630">
        <w:rPr>
          <w:rFonts w:ascii="Arial" w:hAnsi="Arial" w:cs="Arial"/>
          <w:color w:val="663300"/>
          <w:sz w:val="20"/>
          <w:szCs w:val="20"/>
        </w:rPr>
        <w:t>class</w:t>
      </w:r>
      <w:r w:rsidRPr="00CD5628">
        <w:rPr>
          <w:rFonts w:ascii="Arial" w:hAnsi="Arial" w:cs="Arial"/>
          <w:sz w:val="20"/>
          <w:szCs w:val="20"/>
        </w:rPr>
        <w:t>=</w:t>
      </w:r>
      <w:r w:rsidRPr="00A044D2">
        <w:rPr>
          <w:rFonts w:ascii="Arial" w:hAnsi="Arial" w:cs="Arial"/>
          <w:color w:val="00CC00"/>
          <w:sz w:val="20"/>
          <w:szCs w:val="20"/>
        </w:rPr>
        <w:t>"copyright"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54213CDC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    © Your Company Name</w:t>
      </w:r>
    </w:p>
    <w:p w14:paraId="1A28AF72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 xml:space="preserve">    &lt;/</w:t>
      </w:r>
      <w:r w:rsidRPr="00B87C07">
        <w:rPr>
          <w:rFonts w:ascii="Arial" w:hAnsi="Arial" w:cs="Arial"/>
          <w:color w:val="EE0000"/>
          <w:sz w:val="20"/>
          <w:szCs w:val="20"/>
        </w:rPr>
        <w:t>p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25DF74FE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>&lt;/f</w:t>
      </w:r>
      <w:r w:rsidRPr="00B87C07">
        <w:rPr>
          <w:rFonts w:ascii="Arial" w:hAnsi="Arial" w:cs="Arial"/>
          <w:color w:val="EE0000"/>
          <w:sz w:val="20"/>
          <w:szCs w:val="20"/>
        </w:rPr>
        <w:t>ooter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0898002E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</w:p>
    <w:p w14:paraId="4A4B9843" w14:textId="77777777" w:rsidR="00CD5628" w:rsidRPr="00CD5628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>&lt;/</w:t>
      </w:r>
      <w:r w:rsidRPr="000D60A1">
        <w:rPr>
          <w:rFonts w:ascii="Arial" w:hAnsi="Arial" w:cs="Arial"/>
          <w:color w:val="EE0000"/>
          <w:sz w:val="20"/>
          <w:szCs w:val="20"/>
        </w:rPr>
        <w:t>body</w:t>
      </w:r>
      <w:r w:rsidRPr="00CD5628">
        <w:rPr>
          <w:rFonts w:ascii="Arial" w:hAnsi="Arial" w:cs="Arial"/>
          <w:sz w:val="20"/>
          <w:szCs w:val="20"/>
        </w:rPr>
        <w:t>&gt;</w:t>
      </w:r>
    </w:p>
    <w:p w14:paraId="00556AC3" w14:textId="511D1AFB" w:rsidR="00CD5628" w:rsidRPr="003E5670" w:rsidRDefault="00CD5628" w:rsidP="00CD5628">
      <w:pPr>
        <w:spacing w:after="0"/>
        <w:rPr>
          <w:rFonts w:ascii="Arial" w:hAnsi="Arial" w:cs="Arial"/>
          <w:sz w:val="20"/>
          <w:szCs w:val="20"/>
        </w:rPr>
      </w:pPr>
      <w:r w:rsidRPr="00CD5628">
        <w:rPr>
          <w:rFonts w:ascii="Arial" w:hAnsi="Arial" w:cs="Arial"/>
          <w:sz w:val="20"/>
          <w:szCs w:val="20"/>
        </w:rPr>
        <w:t>&lt;/</w:t>
      </w:r>
      <w:r w:rsidRPr="000D60A1">
        <w:rPr>
          <w:rFonts w:ascii="Arial" w:hAnsi="Arial" w:cs="Arial"/>
          <w:color w:val="EE0000"/>
          <w:sz w:val="20"/>
          <w:szCs w:val="20"/>
        </w:rPr>
        <w:t>html</w:t>
      </w:r>
      <w:r w:rsidRPr="00CD5628">
        <w:rPr>
          <w:rFonts w:ascii="Arial" w:hAnsi="Arial" w:cs="Arial"/>
          <w:sz w:val="20"/>
          <w:szCs w:val="20"/>
        </w:rPr>
        <w:t>&gt;</w:t>
      </w:r>
    </w:p>
    <w:sectPr w:rsidR="00CD5628" w:rsidRPr="003E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A0"/>
    <w:rsid w:val="00010BDF"/>
    <w:rsid w:val="00053A58"/>
    <w:rsid w:val="000578FC"/>
    <w:rsid w:val="000701BC"/>
    <w:rsid w:val="0007205D"/>
    <w:rsid w:val="00077045"/>
    <w:rsid w:val="000C349E"/>
    <w:rsid w:val="000D2996"/>
    <w:rsid w:val="000D60A1"/>
    <w:rsid w:val="000F2630"/>
    <w:rsid w:val="00115F92"/>
    <w:rsid w:val="00127A6B"/>
    <w:rsid w:val="00141EA4"/>
    <w:rsid w:val="001466C1"/>
    <w:rsid w:val="00161860"/>
    <w:rsid w:val="0016400F"/>
    <w:rsid w:val="00180FEC"/>
    <w:rsid w:val="00193F6E"/>
    <w:rsid w:val="001952D5"/>
    <w:rsid w:val="001A7407"/>
    <w:rsid w:val="001D053E"/>
    <w:rsid w:val="001F35DD"/>
    <w:rsid w:val="002075D1"/>
    <w:rsid w:val="00210720"/>
    <w:rsid w:val="002252EF"/>
    <w:rsid w:val="00242507"/>
    <w:rsid w:val="00250169"/>
    <w:rsid w:val="00256BC7"/>
    <w:rsid w:val="00271D23"/>
    <w:rsid w:val="002B2051"/>
    <w:rsid w:val="002B4F8E"/>
    <w:rsid w:val="002B67B1"/>
    <w:rsid w:val="002E2664"/>
    <w:rsid w:val="002F3482"/>
    <w:rsid w:val="00341694"/>
    <w:rsid w:val="00356026"/>
    <w:rsid w:val="00361045"/>
    <w:rsid w:val="003769E6"/>
    <w:rsid w:val="003866BE"/>
    <w:rsid w:val="00395837"/>
    <w:rsid w:val="003C2751"/>
    <w:rsid w:val="003D2C3D"/>
    <w:rsid w:val="003E5670"/>
    <w:rsid w:val="003F1BAE"/>
    <w:rsid w:val="003F61F8"/>
    <w:rsid w:val="00417DDC"/>
    <w:rsid w:val="0043114E"/>
    <w:rsid w:val="00435F71"/>
    <w:rsid w:val="00437575"/>
    <w:rsid w:val="00462DC8"/>
    <w:rsid w:val="00475B8C"/>
    <w:rsid w:val="00494A83"/>
    <w:rsid w:val="00497A95"/>
    <w:rsid w:val="004A4507"/>
    <w:rsid w:val="00506562"/>
    <w:rsid w:val="00532F3D"/>
    <w:rsid w:val="0054576C"/>
    <w:rsid w:val="00546F8F"/>
    <w:rsid w:val="00556920"/>
    <w:rsid w:val="005640A5"/>
    <w:rsid w:val="005862BB"/>
    <w:rsid w:val="00592995"/>
    <w:rsid w:val="005A691F"/>
    <w:rsid w:val="005B6840"/>
    <w:rsid w:val="0061000E"/>
    <w:rsid w:val="0064142E"/>
    <w:rsid w:val="0065128A"/>
    <w:rsid w:val="00661F9F"/>
    <w:rsid w:val="006735CB"/>
    <w:rsid w:val="00697EDA"/>
    <w:rsid w:val="006C57A3"/>
    <w:rsid w:val="00703AA7"/>
    <w:rsid w:val="00723C6C"/>
    <w:rsid w:val="007333FD"/>
    <w:rsid w:val="007441C8"/>
    <w:rsid w:val="00763926"/>
    <w:rsid w:val="007717EC"/>
    <w:rsid w:val="00771983"/>
    <w:rsid w:val="00774AF2"/>
    <w:rsid w:val="007A1931"/>
    <w:rsid w:val="007B5572"/>
    <w:rsid w:val="007C3210"/>
    <w:rsid w:val="007C7811"/>
    <w:rsid w:val="007E2B6A"/>
    <w:rsid w:val="0081100A"/>
    <w:rsid w:val="00816BA4"/>
    <w:rsid w:val="00825BDE"/>
    <w:rsid w:val="00830A37"/>
    <w:rsid w:val="00847078"/>
    <w:rsid w:val="00852EF3"/>
    <w:rsid w:val="008571BC"/>
    <w:rsid w:val="00871010"/>
    <w:rsid w:val="008818FA"/>
    <w:rsid w:val="008A5FA0"/>
    <w:rsid w:val="008A7D82"/>
    <w:rsid w:val="008B33E6"/>
    <w:rsid w:val="008C4343"/>
    <w:rsid w:val="008C5D02"/>
    <w:rsid w:val="008E61D4"/>
    <w:rsid w:val="008E6636"/>
    <w:rsid w:val="008F7BB2"/>
    <w:rsid w:val="00905094"/>
    <w:rsid w:val="0093516E"/>
    <w:rsid w:val="00935A36"/>
    <w:rsid w:val="009403F1"/>
    <w:rsid w:val="009429E1"/>
    <w:rsid w:val="0096469F"/>
    <w:rsid w:val="009742FE"/>
    <w:rsid w:val="00990ED4"/>
    <w:rsid w:val="009B1069"/>
    <w:rsid w:val="009B7376"/>
    <w:rsid w:val="009E4BDC"/>
    <w:rsid w:val="009F70DF"/>
    <w:rsid w:val="00A044D2"/>
    <w:rsid w:val="00A2415C"/>
    <w:rsid w:val="00A24F92"/>
    <w:rsid w:val="00A37692"/>
    <w:rsid w:val="00A53256"/>
    <w:rsid w:val="00A5503C"/>
    <w:rsid w:val="00A56269"/>
    <w:rsid w:val="00A70DC5"/>
    <w:rsid w:val="00A717A6"/>
    <w:rsid w:val="00A75B5C"/>
    <w:rsid w:val="00A93438"/>
    <w:rsid w:val="00AA62B1"/>
    <w:rsid w:val="00AB1E94"/>
    <w:rsid w:val="00AD774C"/>
    <w:rsid w:val="00AE68FB"/>
    <w:rsid w:val="00B43AB9"/>
    <w:rsid w:val="00B55B1F"/>
    <w:rsid w:val="00B87C07"/>
    <w:rsid w:val="00B959E2"/>
    <w:rsid w:val="00BA51B1"/>
    <w:rsid w:val="00BC0919"/>
    <w:rsid w:val="00BF2A92"/>
    <w:rsid w:val="00C034DB"/>
    <w:rsid w:val="00C2676D"/>
    <w:rsid w:val="00C32F6E"/>
    <w:rsid w:val="00C57ABF"/>
    <w:rsid w:val="00C80370"/>
    <w:rsid w:val="00C84CE9"/>
    <w:rsid w:val="00CA10F4"/>
    <w:rsid w:val="00CC2F67"/>
    <w:rsid w:val="00CC354B"/>
    <w:rsid w:val="00CD5628"/>
    <w:rsid w:val="00D04323"/>
    <w:rsid w:val="00D04840"/>
    <w:rsid w:val="00D3043A"/>
    <w:rsid w:val="00D3631C"/>
    <w:rsid w:val="00DA1580"/>
    <w:rsid w:val="00DB1C52"/>
    <w:rsid w:val="00DB65E2"/>
    <w:rsid w:val="00DC31A0"/>
    <w:rsid w:val="00DE23C6"/>
    <w:rsid w:val="00DF1AAB"/>
    <w:rsid w:val="00E1337B"/>
    <w:rsid w:val="00E57666"/>
    <w:rsid w:val="00E7426B"/>
    <w:rsid w:val="00E753ED"/>
    <w:rsid w:val="00E82D0B"/>
    <w:rsid w:val="00E9349F"/>
    <w:rsid w:val="00EC6924"/>
    <w:rsid w:val="00EC7155"/>
    <w:rsid w:val="00ED0D4D"/>
    <w:rsid w:val="00EE359F"/>
    <w:rsid w:val="00EF3BA8"/>
    <w:rsid w:val="00EF5E80"/>
    <w:rsid w:val="00F06A46"/>
    <w:rsid w:val="00F11F9A"/>
    <w:rsid w:val="00F206AF"/>
    <w:rsid w:val="00F31F1B"/>
    <w:rsid w:val="00F439A2"/>
    <w:rsid w:val="00F441D0"/>
    <w:rsid w:val="00F535CC"/>
    <w:rsid w:val="00F565A6"/>
    <w:rsid w:val="00F77BAC"/>
    <w:rsid w:val="00F87220"/>
    <w:rsid w:val="00FA7957"/>
    <w:rsid w:val="00FD7167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09D3"/>
  <w15:chartTrackingRefBased/>
  <w15:docId w15:val="{022EF3D5-BC86-4742-AFE1-6B074810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1BC"/>
  </w:style>
  <w:style w:type="paragraph" w:styleId="Heading1">
    <w:name w:val="heading 1"/>
    <w:basedOn w:val="Normal"/>
    <w:next w:val="Normal"/>
    <w:link w:val="Heading1Char"/>
    <w:uiPriority w:val="9"/>
    <w:qFormat/>
    <w:rsid w:val="008A5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Burden</dc:creator>
  <cp:keywords/>
  <dc:description/>
  <cp:lastModifiedBy>Grant Burden</cp:lastModifiedBy>
  <cp:revision>171</cp:revision>
  <dcterms:created xsi:type="dcterms:W3CDTF">2025-12-07T05:33:00Z</dcterms:created>
  <dcterms:modified xsi:type="dcterms:W3CDTF">2025-12-08T04:27:00Z</dcterms:modified>
</cp:coreProperties>
</file>